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520" w:rsidRDefault="00D435A8" w:rsidP="00AE4520">
      <w:pPr>
        <w:jc w:val="center"/>
      </w:pPr>
      <w:r w:rsidRPr="00252960">
        <w:rPr>
          <w:rFonts w:ascii="Times New Roman" w:hAnsi="Times New Roman" w:cs="Times New Roman"/>
          <w:noProof/>
          <w:sz w:val="24"/>
          <w:szCs w:val="24"/>
          <w:lang w:val="es-ES"/>
        </w:rPr>
        <w:drawing>
          <wp:inline distT="0" distB="0" distL="0" distR="0">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UNIVERSIDAD ESTATAL</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PENÍNSULA DE SANTA ELENA</w:t>
      </w:r>
    </w:p>
    <w:p w:rsidR="00AE4520" w:rsidRPr="00AD4140" w:rsidRDefault="00AE4520" w:rsidP="00AE452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 xml:space="preserve">FACULTAD DE SISTEMAS Y </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TELECOMUNICACIONES</w:t>
      </w:r>
    </w:p>
    <w:p w:rsidR="00AE4520" w:rsidRPr="00AD4140" w:rsidRDefault="00AE4520" w:rsidP="00AD414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CARRERA DE INFORMÁTICA</w:t>
      </w:r>
    </w:p>
    <w:p w:rsidR="00AE4520" w:rsidRPr="00AD4140" w:rsidRDefault="00AE4520" w:rsidP="00AD4140">
      <w:pPr>
        <w:spacing w:after="0" w:line="240" w:lineRule="auto"/>
        <w:rPr>
          <w:rFonts w:ascii="Arial" w:eastAsia="Times New Roman" w:hAnsi="Arial" w:cs="Arial"/>
          <w:b/>
          <w:sz w:val="34"/>
          <w:szCs w:val="34"/>
        </w:rPr>
      </w:pPr>
    </w:p>
    <w:p w:rsidR="00AE4520"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TRABAJO DE TITULACIÓN</w:t>
      </w:r>
    </w:p>
    <w:p w:rsidR="00D435A8" w:rsidRPr="00D435A8" w:rsidRDefault="00D435A8" w:rsidP="00AE4520">
      <w:pPr>
        <w:spacing w:after="0" w:line="240" w:lineRule="auto"/>
        <w:jc w:val="center"/>
        <w:rPr>
          <w:rFonts w:ascii="Times New Roman" w:eastAsia="Times New Roman" w:hAnsi="Times New Roman" w:cs="Arial"/>
          <w:b/>
          <w:sz w:val="32"/>
          <w:szCs w:val="32"/>
          <w:lang w:val="es-ES"/>
        </w:rPr>
      </w:pPr>
    </w:p>
    <w:p w:rsidR="00AE4520" w:rsidRPr="00D435A8" w:rsidRDefault="00AE4520" w:rsidP="00371171">
      <w:pPr>
        <w:spacing w:after="0" w:line="240" w:lineRule="auto"/>
        <w:jc w:val="center"/>
        <w:rPr>
          <w:rFonts w:ascii="Times New Roman" w:eastAsia="Times New Roman" w:hAnsi="Times New Roman" w:cs="Arial"/>
          <w:sz w:val="32"/>
          <w:szCs w:val="32"/>
          <w:lang w:val="es-ES"/>
        </w:rPr>
      </w:pPr>
      <w:r w:rsidRPr="00D435A8">
        <w:rPr>
          <w:rFonts w:ascii="Times New Roman" w:eastAsia="Times New Roman" w:hAnsi="Times New Roman" w:cs="Arial"/>
          <w:sz w:val="32"/>
          <w:szCs w:val="32"/>
          <w:lang w:val="es-ES"/>
        </w:rPr>
        <w:t>Propuesta tecnológica, previo a la obtención del título de:</w:t>
      </w:r>
    </w:p>
    <w:p w:rsidR="00371171" w:rsidRDefault="00371171" w:rsidP="00371171">
      <w:pPr>
        <w:spacing w:after="0" w:line="240" w:lineRule="auto"/>
        <w:jc w:val="center"/>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INGENIERIA EN SISTEMAS</w:t>
      </w:r>
    </w:p>
    <w:p w:rsidR="00AE4520" w:rsidRPr="00AD4140" w:rsidRDefault="00AE4520" w:rsidP="00371171">
      <w:pPr>
        <w:spacing w:after="0" w:line="240" w:lineRule="auto"/>
        <w:rPr>
          <w:rFonts w:ascii="Arial" w:eastAsia="Times New Roman" w:hAnsi="Arial" w:cs="Arial"/>
          <w:sz w:val="34"/>
          <w:szCs w:val="34"/>
        </w:rPr>
      </w:pPr>
    </w:p>
    <w:p w:rsidR="00371171" w:rsidRPr="00D435A8" w:rsidRDefault="00AE4520" w:rsidP="00D435A8">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w:t>
      </w:r>
      <w:r w:rsidR="00D435A8">
        <w:rPr>
          <w:rFonts w:ascii="Times New Roman" w:eastAsia="Times New Roman" w:hAnsi="Times New Roman" w:cs="Arial"/>
          <w:sz w:val="28"/>
          <w:szCs w:val="28"/>
          <w:lang w:val="es-ES"/>
        </w:rPr>
        <w:t>Desarrollo de s</w:t>
      </w:r>
      <w:r w:rsidR="00D435A8" w:rsidRPr="00D435A8">
        <w:rPr>
          <w:rFonts w:ascii="Times New Roman" w:eastAsia="Times New Roman" w:hAnsi="Times New Roman" w:cs="Arial"/>
          <w:sz w:val="28"/>
          <w:szCs w:val="28"/>
          <w:lang w:val="es-ES"/>
        </w:rPr>
        <w:t>istema de mapeo y visualización de rutas de buses urbanos de la provincia de santa elena para la agencia nacional de tránsito. Modulo: capa de servicios web y geográfico”</w:t>
      </w:r>
    </w:p>
    <w:p w:rsidR="00371171" w:rsidRPr="00371171" w:rsidRDefault="00371171" w:rsidP="00AD4140">
      <w:pPr>
        <w:spacing w:after="0" w:line="240" w:lineRule="auto"/>
        <w:rPr>
          <w:rFonts w:ascii="Arial" w:eastAsia="Times New Roman" w:hAnsi="Arial" w:cs="Arial"/>
          <w:b/>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AUTOR:</w:t>
      </w:r>
    </w:p>
    <w:p w:rsidR="00AE4520" w:rsidRPr="00D435A8" w:rsidRDefault="00D435A8"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Davids Adri</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n Gonz</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lez Tigrero</w:t>
      </w:r>
    </w:p>
    <w:p w:rsidR="00AE4520" w:rsidRPr="00AD4140" w:rsidRDefault="00AE4520" w:rsidP="00AE4520">
      <w:pPr>
        <w:spacing w:after="0" w:line="240" w:lineRule="auto"/>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PROFESOR TUTOR:</w:t>
      </w:r>
    </w:p>
    <w:p w:rsidR="00AE4520" w:rsidRPr="00D435A8" w:rsidRDefault="00AE4520" w:rsidP="00AD414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Ing. Iván Antonio Sánchez Vera</w:t>
      </w:r>
    </w:p>
    <w:p w:rsidR="00371171" w:rsidRPr="00AD4140" w:rsidRDefault="00371171" w:rsidP="00AE4520">
      <w:pPr>
        <w:spacing w:after="0" w:line="240" w:lineRule="auto"/>
        <w:jc w:val="center"/>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LA LIBERTAD – ECUADOR</w:t>
      </w: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2018</w:t>
      </w:r>
    </w:p>
    <w:p w:rsidR="00AD4140" w:rsidRDefault="00AD4140"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Pr="00D435A8" w:rsidRDefault="00D435A8" w:rsidP="00D435A8">
      <w:pPr>
        <w:spacing w:after="0" w:line="240" w:lineRule="auto"/>
        <w:jc w:val="center"/>
        <w:rPr>
          <w:rFonts w:ascii="Times New Roman" w:eastAsia="Times New Roman" w:hAnsi="Times New Roman" w:cs="Arial"/>
          <w:sz w:val="28"/>
          <w:szCs w:val="28"/>
          <w:lang w:val="es-ES"/>
        </w:rPr>
      </w:pPr>
    </w:p>
    <w:p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371171" w:rsidRPr="00AD4140" w:rsidRDefault="00371171" w:rsidP="00AD4140">
      <w:pPr>
        <w:rPr>
          <w:sz w:val="34"/>
          <w:szCs w:val="34"/>
        </w:rPr>
      </w:pPr>
    </w:p>
    <w:p w:rsidR="00AD4140" w:rsidRPr="00AD4140" w:rsidRDefault="00AD4140" w:rsidP="00AD4140">
      <w:pPr>
        <w:rPr>
          <w:sz w:val="34"/>
          <w:szCs w:val="34"/>
        </w:rPr>
      </w:pPr>
    </w:p>
    <w:p w:rsidR="002457A4" w:rsidRDefault="002457A4" w:rsidP="00AD4140">
      <w:pPr>
        <w:rPr>
          <w:sz w:val="34"/>
          <w:szCs w:val="34"/>
        </w:rPr>
      </w:pPr>
    </w:p>
    <w:p w:rsidR="00AD4140" w:rsidRPr="00D435A8" w:rsidRDefault="00AD4140" w:rsidP="001A03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rsidR="00AD4140" w:rsidRDefault="00AD4140" w:rsidP="00AD4140">
      <w:pPr>
        <w:rPr>
          <w:sz w:val="34"/>
          <w:szCs w:val="34"/>
        </w:rPr>
      </w:pPr>
    </w:p>
    <w:p w:rsidR="005237C6" w:rsidRPr="00F512BA" w:rsidRDefault="005237C6" w:rsidP="005237C6">
      <w:pPr>
        <w:spacing w:line="360" w:lineRule="auto"/>
        <w:ind w:right="-7"/>
        <w:jc w:val="both"/>
        <w:rPr>
          <w:rFonts w:ascii="Times New Roman" w:eastAsia="Times New Roman" w:hAnsi="Times New Roman"/>
          <w:sz w:val="24"/>
          <w:lang w:val="es-ES"/>
        </w:rPr>
      </w:pPr>
      <w:r w:rsidRPr="00F512BA">
        <w:rPr>
          <w:rFonts w:ascii="Times New Roman" w:eastAsia="Times New Roman" w:hAnsi="Times New Roman"/>
          <w:sz w:val="24"/>
          <w:lang w:val="es-ES"/>
        </w:rPr>
        <w:t xml:space="preserve">En mi calidad de Tutor del trabajo de titulación denominado: </w:t>
      </w:r>
      <w:r w:rsidRPr="005237C6">
        <w:rPr>
          <w:rFonts w:ascii="Times New Roman" w:eastAsia="Times New Roman" w:hAnsi="Times New Roman"/>
          <w:b/>
          <w:bCs/>
          <w:sz w:val="24"/>
          <w:lang w:val="es-ES"/>
        </w:rPr>
        <w:t>“Desarrollo de sistema de mapeo y visualización de rutas de buses urbanos de la provincia de santa elena para la agencia nacional de tránsito. Modulo: capa de servicios web y geográfico”</w:t>
      </w:r>
      <w:r w:rsidRPr="005237C6">
        <w:rPr>
          <w:rFonts w:ascii="Times New Roman" w:eastAsia="Times New Roman" w:hAnsi="Times New Roman"/>
          <w:sz w:val="24"/>
          <w:lang w:val="es-ES"/>
        </w:rPr>
        <w:t xml:space="preserve">, </w:t>
      </w:r>
      <w:r w:rsidRPr="00F512BA">
        <w:rPr>
          <w:rFonts w:ascii="Times New Roman" w:eastAsia="Times New Roman" w:hAnsi="Times New Roman"/>
          <w:sz w:val="24"/>
          <w:lang w:val="es-ES"/>
        </w:rPr>
        <w:t>elaborado por el estudiante</w:t>
      </w:r>
      <w:r w:rsidRPr="00F512BA">
        <w:rPr>
          <w:rFonts w:ascii="Times New Roman" w:eastAsia="Times New Roman" w:hAnsi="Times New Roman"/>
          <w:b/>
          <w:sz w:val="24"/>
          <w:lang w:val="es-ES"/>
        </w:rPr>
        <w:t xml:space="preserve"> González </w:t>
      </w:r>
      <w:r>
        <w:rPr>
          <w:rFonts w:ascii="Times New Roman" w:eastAsia="Times New Roman" w:hAnsi="Times New Roman"/>
          <w:b/>
          <w:sz w:val="24"/>
          <w:lang w:val="es-ES"/>
        </w:rPr>
        <w:t>Tigrero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Adrián</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de la</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rsidR="005237C6"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sz w:val="24"/>
          <w:lang w:val="es-ES"/>
        </w:rPr>
      </w:pPr>
      <w:r w:rsidRPr="00F512BA">
        <w:rPr>
          <w:rFonts w:ascii="Times New Roman" w:eastAsia="Times New Roman" w:hAnsi="Times New Roman"/>
          <w:sz w:val="24"/>
          <w:lang w:val="es-ES"/>
        </w:rPr>
        <w:t xml:space="preserve">La Libertad, </w:t>
      </w:r>
      <w:r>
        <w:rPr>
          <w:rFonts w:ascii="Times New Roman" w:eastAsia="Times New Roman" w:hAnsi="Times New Roman"/>
          <w:sz w:val="24"/>
          <w:lang w:val="es-ES"/>
        </w:rPr>
        <w:t>junio</w:t>
      </w:r>
      <w:r w:rsidRPr="00F512BA">
        <w:rPr>
          <w:rFonts w:ascii="Times New Roman" w:eastAsia="Times New Roman" w:hAnsi="Times New Roman"/>
          <w:sz w:val="24"/>
          <w:lang w:val="es-ES"/>
        </w:rPr>
        <w:t xml:space="preserve"> del 2019</w:t>
      </w: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jc w:val="center"/>
        <w:rPr>
          <w:rFonts w:ascii="Times New Roman" w:eastAsia="Times New Roman" w:hAnsi="Times New Roman"/>
          <w:b/>
          <w:sz w:val="24"/>
          <w:lang w:val="es-ES"/>
        </w:rPr>
      </w:pPr>
      <w:r>
        <w:rPr>
          <w:rFonts w:ascii="Times New Roman" w:eastAsia="Times New Roman" w:hAnsi="Times New Roman"/>
          <w:b/>
          <w:sz w:val="24"/>
          <w:lang w:val="es-ES"/>
        </w:rPr>
        <w:t>________________________________________</w:t>
      </w:r>
    </w:p>
    <w:p w:rsidR="005237C6" w:rsidRDefault="005237C6" w:rsidP="005237C6">
      <w:pPr>
        <w:spacing w:line="360" w:lineRule="auto"/>
        <w:jc w:val="center"/>
        <w:rPr>
          <w:rFonts w:ascii="Times New Roman" w:eastAsia="Times New Roman" w:hAnsi="Times New Roman"/>
          <w:lang w:val="es-ES"/>
        </w:rPr>
      </w:pPr>
      <w:r w:rsidRPr="00F512BA">
        <w:rPr>
          <w:rFonts w:ascii="Times New Roman" w:eastAsia="Times New Roman" w:hAnsi="Times New Roman"/>
          <w:b/>
          <w:sz w:val="24"/>
          <w:lang w:val="es-ES"/>
        </w:rPr>
        <w:t xml:space="preserve">Ing. </w:t>
      </w:r>
      <w:r>
        <w:rPr>
          <w:rFonts w:ascii="Times New Roman" w:eastAsia="Times New Roman" w:hAnsi="Times New Roman"/>
          <w:b/>
          <w:sz w:val="24"/>
          <w:lang w:val="es-ES"/>
        </w:rPr>
        <w:t>Iván Antonio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Sánchez</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Vera</w:t>
      </w:r>
      <w:r w:rsidRPr="00F512BA">
        <w:rPr>
          <w:rFonts w:ascii="Times New Roman" w:eastAsia="Times New Roman" w:hAnsi="Times New Roman"/>
          <w:b/>
          <w:sz w:val="24"/>
          <w:lang w:val="es-ES"/>
        </w:rPr>
        <w:t>.</w:t>
      </w:r>
    </w:p>
    <w:p w:rsidR="005237C6" w:rsidRPr="00AD4140" w:rsidRDefault="005237C6"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B46814" w:rsidRPr="00AD4140" w:rsidRDefault="00B46814"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lastRenderedPageBreak/>
        <w:t>TRIBUNAL DE GRADO</w:t>
      </w:r>
      <w:bookmarkEnd w:id="2"/>
    </w:p>
    <w:p w:rsidR="00D63ABD" w:rsidRDefault="00D63ABD" w:rsidP="00D63ABD">
      <w:pPr>
        <w:rPr>
          <w:rFonts w:ascii="Times New Roman" w:eastAsia="Times New Roman" w:hAnsi="Times New Roman"/>
          <w:lang w:val="es-ES"/>
        </w:rPr>
        <w:sectPr w:rsidR="00D63ABD">
          <w:pgSz w:w="11906" w:h="16838"/>
          <w:pgMar w:top="1417" w:right="1701" w:bottom="1417" w:left="1701" w:header="708" w:footer="708" w:gutter="0"/>
          <w:cols w:space="708"/>
          <w:docGrid w:linePitch="360"/>
        </w:sectPr>
      </w:pP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 xml:space="preserve">Ing. Freddy Villao Santos, </w:t>
      </w:r>
      <w:proofErr w:type="spellStart"/>
      <w:r w:rsidRPr="00D63ABD">
        <w:rPr>
          <w:rFonts w:ascii="Times New Roman" w:eastAsia="Times New Roman" w:hAnsi="Times New Roman" w:cs="Arial"/>
          <w:szCs w:val="20"/>
          <w:lang w:val="es-ES"/>
        </w:rPr>
        <w:t>MSc</w:t>
      </w:r>
      <w:proofErr w:type="spellEnd"/>
      <w:r w:rsidRPr="00D63ABD">
        <w:rPr>
          <w:rFonts w:ascii="Times New Roman" w:eastAsia="Times New Roman" w:hAnsi="Times New Roman" w:cs="Arial"/>
          <w:szCs w:val="20"/>
          <w:lang w:val="es-ES"/>
        </w:rPr>
        <w:t xml:space="preserve">       </w:t>
      </w:r>
    </w:p>
    <w:p w:rsidR="00D63ABD" w:rsidRDefault="00D63ABD" w:rsidP="00D63ABD">
      <w:pPr>
        <w:jc w:val="center"/>
        <w:rPr>
          <w:rFonts w:ascii="Times New Roman" w:eastAsia="Times New Roman" w:hAnsi="Times New Roman" w:cs="Arial"/>
          <w:b/>
          <w:szCs w:val="20"/>
          <w:lang w:val="es-ES"/>
        </w:rPr>
      </w:pPr>
      <w:r w:rsidRPr="00D63ABD">
        <w:rPr>
          <w:rFonts w:ascii="Times New Roman" w:eastAsia="Times New Roman" w:hAnsi="Times New Roman" w:cs="Arial"/>
          <w:b/>
          <w:szCs w:val="20"/>
          <w:lang w:val="es-ES"/>
        </w:rPr>
        <w:t>DECANO DE FACULTAD</w:t>
      </w: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A22AC5" w:rsidRDefault="00A22AC5" w:rsidP="00A22AC5">
      <w:pPr>
        <w:spacing w:after="0"/>
        <w:jc w:val="center"/>
        <w:rPr>
          <w:rFonts w:ascii="Times New Roman" w:eastAsia="Times New Roman" w:hAnsi="Times New Roman" w:cs="Arial"/>
          <w:b/>
          <w:szCs w:val="20"/>
          <w:lang w:val="es-ES"/>
        </w:rPr>
      </w:pPr>
      <w:r w:rsidRPr="00F512BA">
        <w:rPr>
          <w:rFonts w:ascii="Times New Roman" w:eastAsia="Times New Roman" w:hAnsi="Times New Roman"/>
          <w:lang w:val="es-ES"/>
        </w:rPr>
        <w:t xml:space="preserve">Ing. </w:t>
      </w:r>
      <w:r>
        <w:rPr>
          <w:rFonts w:ascii="Times New Roman" w:eastAsia="Times New Roman" w:hAnsi="Times New Roman"/>
          <w:lang w:val="es-ES"/>
        </w:rPr>
        <w:t>Iván Antonio Sánchez Vera</w:t>
      </w:r>
    </w:p>
    <w:p w:rsidR="00A22AC5" w:rsidRDefault="00A22AC5" w:rsidP="00D63ABD">
      <w:pPr>
        <w:jc w:val="center"/>
        <w:rPr>
          <w:rFonts w:ascii="Times New Roman" w:eastAsia="Times New Roman" w:hAnsi="Times New Roman"/>
          <w:b/>
          <w:lang w:val="es-ES"/>
        </w:rPr>
      </w:pPr>
      <w:r w:rsidRPr="00F512BA">
        <w:rPr>
          <w:rFonts w:ascii="Times New Roman" w:eastAsia="Times New Roman" w:hAnsi="Times New Roman"/>
          <w:b/>
          <w:lang w:val="es-ES"/>
        </w:rPr>
        <w:t>PROFESOR TUTOR</w:t>
      </w: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Ing. Samuel Bustos Gaibor, MACI</w:t>
      </w:r>
    </w:p>
    <w:p w:rsidR="00D63ABD" w:rsidRPr="00F512BA" w:rsidRDefault="00D63ABD" w:rsidP="00A22AC5">
      <w:pPr>
        <w:tabs>
          <w:tab w:val="center" w:pos="2268"/>
          <w:tab w:val="center" w:pos="6804"/>
        </w:tabs>
        <w:jc w:val="center"/>
        <w:rPr>
          <w:rFonts w:ascii="Times New Roman" w:eastAsia="Times New Roman" w:hAnsi="Times New Roman"/>
          <w:b/>
          <w:lang w:val="es-ES"/>
        </w:rPr>
      </w:pPr>
      <w:r w:rsidRPr="00D63ABD">
        <w:rPr>
          <w:rFonts w:ascii="Times New Roman" w:eastAsia="Times New Roman" w:hAnsi="Times New Roman" w:cs="Arial"/>
          <w:b/>
          <w:szCs w:val="20"/>
          <w:lang w:val="es-ES"/>
        </w:rPr>
        <w:t>COORDINADOR DE CARRERA</w:t>
      </w: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A22AC5" w:rsidRDefault="00B46814" w:rsidP="00A22AC5">
      <w:pPr>
        <w:tabs>
          <w:tab w:val="center" w:pos="2268"/>
          <w:tab w:val="center" w:pos="6804"/>
        </w:tabs>
        <w:jc w:val="center"/>
        <w:rPr>
          <w:rFonts w:ascii="Times New Roman" w:eastAsia="Times New Roman" w:hAnsi="Times New Roman"/>
          <w:lang w:val="es-ES"/>
        </w:rPr>
      </w:pPr>
      <w:r>
        <w:rPr>
          <w:rFonts w:ascii="Times New Roman" w:eastAsia="Times New Roman" w:hAnsi="Times New Roman"/>
          <w:lang w:val="es-ES"/>
        </w:rPr>
        <w:t>No se</w:t>
      </w:r>
      <w:r w:rsidR="00D63ABD">
        <w:rPr>
          <w:rFonts w:ascii="Times New Roman" w:eastAsia="Times New Roman" w:hAnsi="Times New Roman"/>
          <w:b/>
          <w:lang w:val="es-ES"/>
        </w:rPr>
        <w:t xml:space="preserve">                                                         </w:t>
      </w:r>
      <w:r w:rsidR="00D63ABD" w:rsidRPr="00F512BA">
        <w:rPr>
          <w:rFonts w:ascii="Times New Roman" w:eastAsia="Times New Roman" w:hAnsi="Times New Roman"/>
          <w:b/>
          <w:lang w:val="es-ES"/>
        </w:rPr>
        <w:t>PROFESOR DE ÁREA</w:t>
      </w:r>
    </w:p>
    <w:p w:rsidR="00D63ABD" w:rsidRPr="00F512BA" w:rsidRDefault="00D63ABD" w:rsidP="00D63ABD">
      <w:pPr>
        <w:jc w:val="center"/>
        <w:rPr>
          <w:rFonts w:ascii="Times New Roman" w:eastAsia="Times New Roman" w:hAnsi="Times New Roman"/>
          <w:b/>
          <w:lang w:val="es-ES"/>
        </w:rPr>
      </w:pPr>
    </w:p>
    <w:p w:rsidR="00D63ABD" w:rsidRDefault="00D63ABD" w:rsidP="00D63ABD">
      <w:pPr>
        <w:rPr>
          <w:rFonts w:ascii="Times New Roman" w:eastAsia="Times New Roman" w:hAnsi="Times New Roman"/>
          <w:lang w:val="es-ES"/>
        </w:rPr>
        <w:sectPr w:rsidR="00D63ABD" w:rsidSect="00D63ABD">
          <w:type w:val="continuous"/>
          <w:pgSz w:w="11906" w:h="16838"/>
          <w:pgMar w:top="1417" w:right="1701" w:bottom="1417" w:left="1701" w:header="708" w:footer="708" w:gutter="0"/>
          <w:cols w:num="2" w:space="708"/>
          <w:docGrid w:linePitch="360"/>
        </w:sect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B46814" w:rsidRDefault="00B46814" w:rsidP="00B46814">
      <w:pPr>
        <w:jc w:val="center"/>
        <w:rPr>
          <w:rFonts w:ascii="Times New Roman" w:eastAsia="Times New Roman" w:hAnsi="Times New Roman"/>
          <w:lang w:val="es-ES"/>
        </w:rPr>
      </w:pPr>
    </w:p>
    <w:p w:rsidR="00B46814" w:rsidRDefault="00B46814" w:rsidP="00B46814">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B46814" w:rsidRDefault="00D63ABD" w:rsidP="00B46814">
      <w:pPr>
        <w:spacing w:after="0"/>
        <w:jc w:val="center"/>
        <w:rPr>
          <w:rFonts w:ascii="Times New Roman" w:eastAsia="Times New Roman" w:hAnsi="Times New Roman" w:cs="Arial"/>
          <w:szCs w:val="20"/>
          <w:lang w:val="es-ES"/>
        </w:rPr>
      </w:pPr>
      <w:r w:rsidRPr="00F512BA">
        <w:rPr>
          <w:rFonts w:ascii="Times New Roman" w:eastAsia="Times New Roman" w:hAnsi="Times New Roman"/>
          <w:lang w:val="es-ES"/>
        </w:rPr>
        <w:t>Ab</w:t>
      </w:r>
      <w:r>
        <w:rPr>
          <w:rFonts w:ascii="Times New Roman" w:eastAsia="Times New Roman" w:hAnsi="Times New Roman"/>
          <w:lang w:val="es-ES"/>
        </w:rPr>
        <w:t>g</w:t>
      </w:r>
      <w:r w:rsidRPr="00F512BA">
        <w:rPr>
          <w:rFonts w:ascii="Times New Roman" w:eastAsia="Times New Roman" w:hAnsi="Times New Roman"/>
          <w:lang w:val="es-ES"/>
        </w:rPr>
        <w:t xml:space="preserve">. Víctor </w:t>
      </w:r>
      <w:proofErr w:type="gramStart"/>
      <w:r w:rsidRPr="00F512BA">
        <w:rPr>
          <w:rFonts w:ascii="Times New Roman" w:eastAsia="Times New Roman" w:hAnsi="Times New Roman"/>
          <w:lang w:val="es-ES"/>
        </w:rPr>
        <w:t>Coronel</w:t>
      </w:r>
      <w:proofErr w:type="gramEnd"/>
      <w:r w:rsidRPr="00F512BA">
        <w:rPr>
          <w:rFonts w:ascii="Times New Roman" w:eastAsia="Times New Roman" w:hAnsi="Times New Roman"/>
          <w:lang w:val="es-ES"/>
        </w:rPr>
        <w:t xml:space="preserve"> Ortiz</w:t>
      </w:r>
      <w:r>
        <w:rPr>
          <w:rFonts w:ascii="Times New Roman" w:eastAsia="Times New Roman" w:hAnsi="Times New Roman"/>
          <w:lang w:val="es-ES"/>
        </w:rPr>
        <w:t xml:space="preserve">, </w:t>
      </w:r>
      <w:proofErr w:type="spellStart"/>
      <w:r>
        <w:rPr>
          <w:rFonts w:ascii="Times New Roman" w:eastAsia="Times New Roman" w:hAnsi="Times New Roman"/>
          <w:lang w:val="es-ES"/>
        </w:rPr>
        <w:t>MSc</w:t>
      </w:r>
      <w:proofErr w:type="spellEnd"/>
    </w:p>
    <w:p w:rsidR="00D63ABD" w:rsidRPr="00F512BA" w:rsidRDefault="00D63ABD" w:rsidP="00B46814">
      <w:pPr>
        <w:tabs>
          <w:tab w:val="center" w:pos="4536"/>
        </w:tabs>
        <w:spacing w:after="0"/>
        <w:jc w:val="center"/>
        <w:rPr>
          <w:rFonts w:ascii="Times New Roman" w:eastAsia="Times New Roman" w:hAnsi="Times New Roman"/>
          <w:b/>
          <w:lang w:val="es-ES"/>
        </w:rPr>
      </w:pPr>
      <w:r w:rsidRPr="00F512BA">
        <w:rPr>
          <w:rFonts w:ascii="Times New Roman" w:eastAsia="Times New Roman" w:hAnsi="Times New Roman"/>
          <w:b/>
          <w:lang w:val="es-ES"/>
        </w:rPr>
        <w:t>SECRETARIO GENERAL</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F23C87" w:rsidRDefault="00AD4140" w:rsidP="001A037C">
      <w:pPr>
        <w:pStyle w:val="Ttulo1"/>
        <w:rPr>
          <w:rFonts w:eastAsia="Times New Roman"/>
          <w:lang w:val="es-ES"/>
        </w:rPr>
      </w:pPr>
      <w:bookmarkStart w:id="3" w:name="_Toc5382643"/>
      <w:r w:rsidRPr="00F23C87">
        <w:rPr>
          <w:rFonts w:eastAsia="Times New Roman"/>
          <w:lang w:val="es-ES"/>
        </w:rPr>
        <w:lastRenderedPageBreak/>
        <w:t>RESUMEN</w:t>
      </w:r>
      <w:bookmarkEnd w:id="3"/>
    </w:p>
    <w:p w:rsidR="00AD4140" w:rsidRDefault="00AD4140" w:rsidP="00AD4140">
      <w:pPr>
        <w:jc w:val="center"/>
        <w:rPr>
          <w:b/>
          <w:sz w:val="34"/>
          <w:szCs w:val="34"/>
        </w:rPr>
      </w:pPr>
    </w:p>
    <w:p w:rsidR="00AD4140" w:rsidRPr="00E0100D" w:rsidRDefault="00F613DE" w:rsidP="00E0100D">
      <w:pPr>
        <w:spacing w:line="360" w:lineRule="auto"/>
        <w:jc w:val="both"/>
        <w:rPr>
          <w:rFonts w:ascii="Times New Roman" w:eastAsia="Times New Roman" w:hAnsi="Times New Roman" w:cs="Arial"/>
          <w:sz w:val="24"/>
          <w:szCs w:val="20"/>
          <w:lang w:val="es-ES"/>
        </w:rPr>
      </w:pPr>
      <w:r>
        <w:rPr>
          <w:rFonts w:ascii="Times New Roman" w:eastAsia="Times New Roman" w:hAnsi="Times New Roman" w:cs="Arial"/>
          <w:sz w:val="24"/>
          <w:szCs w:val="20"/>
          <w:lang w:val="es-ES"/>
        </w:rPr>
        <w:t>Uno de los tantos objetivos con los que cumple l</w:t>
      </w:r>
      <w:r w:rsidR="00B52491" w:rsidRPr="00245548">
        <w:rPr>
          <w:rFonts w:ascii="Times New Roman" w:eastAsia="Times New Roman" w:hAnsi="Times New Roman" w:cs="Arial"/>
          <w:sz w:val="24"/>
          <w:szCs w:val="20"/>
          <w:lang w:val="es-ES"/>
        </w:rPr>
        <w:t xml:space="preserve">a Agencia Nacional de Transito </w:t>
      </w:r>
      <w:r w:rsidR="004A4C57" w:rsidRPr="00245548">
        <w:rPr>
          <w:rFonts w:ascii="Times New Roman" w:eastAsia="Times New Roman" w:hAnsi="Times New Roman" w:cs="Arial"/>
          <w:sz w:val="24"/>
          <w:szCs w:val="20"/>
          <w:lang w:val="es-ES"/>
        </w:rPr>
        <w:t xml:space="preserve">(ANT) </w:t>
      </w:r>
      <w:r>
        <w:rPr>
          <w:rFonts w:ascii="Times New Roman" w:eastAsia="Times New Roman" w:hAnsi="Times New Roman" w:cs="Arial"/>
          <w:sz w:val="24"/>
          <w:szCs w:val="20"/>
          <w:lang w:val="es-ES"/>
        </w:rPr>
        <w:t>es la de</w:t>
      </w:r>
      <w:r w:rsidR="00B52491" w:rsidRPr="00245548">
        <w:rPr>
          <w:rFonts w:ascii="Times New Roman" w:eastAsia="Times New Roman" w:hAnsi="Times New Roman" w:cs="Arial"/>
          <w:sz w:val="24"/>
          <w:szCs w:val="20"/>
          <w:lang w:val="es-ES"/>
        </w:rPr>
        <w:t xml:space="preserve"> precautelar la vida de los ciudadanos</w:t>
      </w:r>
      <w:r w:rsidR="00490F43">
        <w:rPr>
          <w:rFonts w:ascii="Times New Roman" w:eastAsia="Times New Roman" w:hAnsi="Times New Roman" w:cs="Arial"/>
          <w:sz w:val="24"/>
          <w:szCs w:val="20"/>
          <w:lang w:val="es-ES"/>
        </w:rPr>
        <w:t xml:space="preserve"> (conductores, pasajeros y peatones) de esta manera brindan un aporte a la mejoría en el desarrollo del País.</w:t>
      </w:r>
      <w:r w:rsidR="00B52491" w:rsidRPr="00245548">
        <w:rPr>
          <w:rFonts w:ascii="Times New Roman" w:eastAsia="Times New Roman" w:hAnsi="Times New Roman" w:cs="Arial"/>
          <w:sz w:val="24"/>
          <w:szCs w:val="20"/>
          <w:lang w:val="es-ES"/>
        </w:rPr>
        <w:t xml:space="preserve"> </w:t>
      </w:r>
      <w:r w:rsidR="00490F43">
        <w:rPr>
          <w:rFonts w:ascii="Times New Roman" w:eastAsia="Times New Roman" w:hAnsi="Times New Roman" w:cs="Arial"/>
          <w:sz w:val="24"/>
          <w:szCs w:val="20"/>
          <w:lang w:val="es-ES"/>
        </w:rPr>
        <w:t>El transporte público siendo uno de los más usados para la movilización a nivel nacional, es uno de los sistemas que la ANT están obligados a tratar de gestionar y controlar</w:t>
      </w:r>
      <w:r w:rsidR="003F2D96">
        <w:rPr>
          <w:rFonts w:ascii="Times New Roman" w:eastAsia="Times New Roman" w:hAnsi="Times New Roman" w:cs="Arial"/>
          <w:sz w:val="24"/>
          <w:szCs w:val="20"/>
          <w:lang w:val="es-ES"/>
        </w:rPr>
        <w:t>,</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para que aquellos que conduzcan este tipo de vehículos se rijan de acuerdo a los estatutos y reglamentos establecidos por la ley.</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 xml:space="preserve">Sin embargo, a pesar de los esfuerzos de la ANT en Santa Elena </w:t>
      </w:r>
      <w:r w:rsidR="00C25F29">
        <w:rPr>
          <w:rFonts w:ascii="Times New Roman" w:eastAsia="Times New Roman" w:hAnsi="Times New Roman" w:cs="Arial"/>
          <w:sz w:val="24"/>
          <w:szCs w:val="20"/>
          <w:lang w:val="es-ES"/>
        </w:rPr>
        <w:t xml:space="preserve">existen críticas de moradores, redes sociales e incluso evidenciados en periódicos en donde se menciona que buses de transporte urbano no deja de ser un problema. ANT </w:t>
      </w:r>
      <w:r w:rsidR="00B52491" w:rsidRPr="00245548">
        <w:rPr>
          <w:rFonts w:ascii="Times New Roman" w:eastAsia="Times New Roman" w:hAnsi="Times New Roman" w:cs="Arial"/>
          <w:sz w:val="24"/>
          <w:szCs w:val="20"/>
          <w:lang w:val="es-ES"/>
        </w:rPr>
        <w:t>buscan nuevas alternativas que sirvan de apoyo a esta causa. Uno de principales temas que hoy en día tiene consternados a los ciudadanos es la falta de atención por parte de la ANT a los medios de transporte público urbano ya que se han registrado un sin numero de accidentes y quejas en los últimos años, además de que no exista un medio de consulta de las rutas, paradas y buses con la que cuenta la Península de Santa Elena</w:t>
      </w:r>
      <w:r w:rsidR="004A4C57" w:rsidRPr="00245548">
        <w:rPr>
          <w:rFonts w:ascii="Times New Roman" w:eastAsia="Times New Roman" w:hAnsi="Times New Roman" w:cs="Arial"/>
          <w:sz w:val="24"/>
          <w:szCs w:val="20"/>
          <w:lang w:val="es-ES"/>
        </w:rPr>
        <w:t>.</w:t>
      </w:r>
      <w:r w:rsidR="00C25F29">
        <w:rPr>
          <w:rFonts w:ascii="Times New Roman" w:eastAsia="Times New Roman" w:hAnsi="Times New Roman" w:cs="Arial"/>
          <w:sz w:val="24"/>
          <w:szCs w:val="20"/>
          <w:lang w:val="es-ES"/>
        </w:rPr>
        <w:t xml:space="preserve"> </w:t>
      </w:r>
      <w:r w:rsidR="004A4C57" w:rsidRPr="00245548">
        <w:rPr>
          <w:rFonts w:ascii="Times New Roman" w:eastAsia="Times New Roman" w:hAnsi="Times New Roman" w:cs="Arial"/>
          <w:sz w:val="24"/>
          <w:szCs w:val="20"/>
          <w:lang w:val="es-ES"/>
        </w:rPr>
        <w:t xml:space="preserve">Existiendo esta problemática </w:t>
      </w:r>
      <w:r w:rsidR="00C25F29">
        <w:rPr>
          <w:rFonts w:ascii="Times New Roman" w:eastAsia="Times New Roman" w:hAnsi="Times New Roman" w:cs="Arial"/>
          <w:sz w:val="24"/>
          <w:szCs w:val="20"/>
          <w:lang w:val="es-ES"/>
        </w:rPr>
        <w:t>s</w:t>
      </w:r>
      <w:r w:rsidR="004A4C57" w:rsidRPr="00245548">
        <w:rPr>
          <w:rFonts w:ascii="Times New Roman" w:eastAsia="Times New Roman" w:hAnsi="Times New Roman" w:cs="Arial"/>
          <w:sz w:val="24"/>
          <w:szCs w:val="20"/>
          <w:lang w:val="es-ES"/>
        </w:rPr>
        <w:t xml:space="preserve">e </w:t>
      </w:r>
      <w:r w:rsidR="0083183D">
        <w:rPr>
          <w:rFonts w:ascii="Times New Roman" w:eastAsia="Times New Roman" w:hAnsi="Times New Roman" w:cs="Arial"/>
          <w:sz w:val="24"/>
          <w:szCs w:val="20"/>
          <w:lang w:val="es-ES"/>
        </w:rPr>
        <w:t>desarrolló como parte de un</w:t>
      </w:r>
      <w:r w:rsidR="004A4C57" w:rsidRPr="00245548">
        <w:rPr>
          <w:rFonts w:ascii="Times New Roman" w:eastAsia="Times New Roman" w:hAnsi="Times New Roman" w:cs="Arial"/>
          <w:sz w:val="24"/>
          <w:szCs w:val="20"/>
          <w:lang w:val="es-ES"/>
        </w:rPr>
        <w:t xml:space="preserve"> sistema que me permita el mapeo y monitoreo de las diferentes líneas de transporte público urbano, </w:t>
      </w:r>
      <w:r w:rsidR="0083183D">
        <w:rPr>
          <w:rFonts w:ascii="Times New Roman" w:eastAsia="Times New Roman" w:hAnsi="Times New Roman" w:cs="Arial"/>
          <w:sz w:val="24"/>
          <w:szCs w:val="20"/>
          <w:lang w:val="es-ES"/>
        </w:rPr>
        <w:t xml:space="preserve">los servicios web que permitirá </w:t>
      </w:r>
      <w:r w:rsidR="004A4C57" w:rsidRPr="00245548">
        <w:rPr>
          <w:rFonts w:ascii="Times New Roman" w:eastAsia="Times New Roman" w:hAnsi="Times New Roman" w:cs="Arial"/>
          <w:sz w:val="24"/>
          <w:szCs w:val="20"/>
          <w:lang w:val="es-ES"/>
        </w:rPr>
        <w:t xml:space="preserve"> la creación de un medio de consulta para los usuarios que usan estos medios de transporte en donde pued</w:t>
      </w:r>
      <w:r w:rsidR="0083183D">
        <w:rPr>
          <w:rFonts w:ascii="Times New Roman" w:eastAsia="Times New Roman" w:hAnsi="Times New Roman" w:cs="Arial"/>
          <w:sz w:val="24"/>
          <w:szCs w:val="20"/>
          <w:lang w:val="es-ES"/>
        </w:rPr>
        <w:t>en</w:t>
      </w:r>
      <w:r w:rsidR="004A4C57" w:rsidRPr="00245548">
        <w:rPr>
          <w:rFonts w:ascii="Times New Roman" w:eastAsia="Times New Roman" w:hAnsi="Times New Roman" w:cs="Arial"/>
          <w:sz w:val="24"/>
          <w:szCs w:val="20"/>
          <w:lang w:val="es-ES"/>
        </w:rPr>
        <w:t xml:space="preserve"> obtener información tales como rutas existentes, </w:t>
      </w:r>
      <w:r w:rsidR="00B721F7" w:rsidRPr="00245548">
        <w:rPr>
          <w:rFonts w:ascii="Times New Roman" w:eastAsia="Times New Roman" w:hAnsi="Times New Roman" w:cs="Arial"/>
          <w:sz w:val="24"/>
          <w:szCs w:val="20"/>
          <w:lang w:val="es-ES"/>
        </w:rPr>
        <w:t xml:space="preserve">ubicación de los </w:t>
      </w:r>
      <w:r w:rsidR="004A4C57" w:rsidRPr="00245548">
        <w:rPr>
          <w:rFonts w:ascii="Times New Roman" w:eastAsia="Times New Roman" w:hAnsi="Times New Roman" w:cs="Arial"/>
          <w:sz w:val="24"/>
          <w:szCs w:val="20"/>
          <w:lang w:val="es-ES"/>
        </w:rPr>
        <w:t>buses en tiempo real, paradas</w:t>
      </w:r>
      <w:r w:rsidR="00B721F7" w:rsidRPr="00245548">
        <w:rPr>
          <w:rFonts w:ascii="Times New Roman" w:eastAsia="Times New Roman" w:hAnsi="Times New Roman" w:cs="Arial"/>
          <w:sz w:val="24"/>
          <w:szCs w:val="20"/>
          <w:lang w:val="es-ES"/>
        </w:rPr>
        <w:t xml:space="preserve"> existentes para cada línea de transporte, </w:t>
      </w:r>
      <w:r w:rsidR="002C7369" w:rsidRPr="00245548">
        <w:rPr>
          <w:rFonts w:ascii="Times New Roman" w:eastAsia="Times New Roman" w:hAnsi="Times New Roman" w:cs="Arial"/>
          <w:sz w:val="24"/>
          <w:szCs w:val="20"/>
          <w:lang w:val="es-ES"/>
        </w:rPr>
        <w:t>determinar tráfico de buses en la Provincia de Santa Elena</w:t>
      </w:r>
      <w:r w:rsidR="004A4C57" w:rsidRPr="00245548">
        <w:rPr>
          <w:rFonts w:ascii="Times New Roman" w:eastAsia="Times New Roman" w:hAnsi="Times New Roman" w:cs="Arial"/>
          <w:sz w:val="24"/>
          <w:szCs w:val="20"/>
          <w:lang w:val="es-ES"/>
        </w:rPr>
        <w:t xml:space="preserve"> entre otros datos referentes.</w:t>
      </w:r>
      <w:r w:rsidR="0083183D">
        <w:rPr>
          <w:rFonts w:ascii="Times New Roman" w:eastAsia="Times New Roman" w:hAnsi="Times New Roman" w:cs="Arial"/>
          <w:sz w:val="24"/>
          <w:szCs w:val="20"/>
          <w:lang w:val="es-ES"/>
        </w:rPr>
        <w:t xml:space="preserve"> </w:t>
      </w:r>
      <w:r w:rsidR="00B721F7" w:rsidRPr="00245548">
        <w:rPr>
          <w:rFonts w:ascii="Times New Roman" w:eastAsia="Times New Roman" w:hAnsi="Times New Roman" w:cs="Arial"/>
          <w:sz w:val="24"/>
          <w:szCs w:val="20"/>
          <w:lang w:val="es-ES"/>
        </w:rPr>
        <w:t>El presente proyecto permite la manipulación y recolección de información del transporte público urbano en la Península de Santa Elena a manera de Servicios Web. Estos servicios serán desarrollados bajo el Lenguaje de Programación JAVA</w:t>
      </w:r>
      <w:r w:rsidR="0083183D">
        <w:rPr>
          <w:rFonts w:ascii="Times New Roman" w:eastAsia="Times New Roman" w:hAnsi="Times New Roman" w:cs="Arial"/>
          <w:sz w:val="24"/>
          <w:szCs w:val="20"/>
          <w:lang w:val="es-ES"/>
        </w:rPr>
        <w:t xml:space="preserve"> trabajado bajo el IDE Eclipse </w:t>
      </w:r>
      <w:proofErr w:type="spellStart"/>
      <w:r w:rsidR="0083183D">
        <w:rPr>
          <w:rFonts w:ascii="Times New Roman" w:eastAsia="Times New Roman" w:hAnsi="Times New Roman" w:cs="Arial"/>
          <w:sz w:val="24"/>
          <w:szCs w:val="20"/>
          <w:lang w:val="es-ES"/>
        </w:rPr>
        <w:t>Oxigen</w:t>
      </w:r>
      <w:proofErr w:type="spellEnd"/>
      <w:r w:rsidR="00B721F7" w:rsidRPr="00245548">
        <w:rPr>
          <w:rFonts w:ascii="Times New Roman" w:eastAsia="Times New Roman" w:hAnsi="Times New Roman" w:cs="Arial"/>
          <w:sz w:val="24"/>
          <w:szCs w:val="20"/>
          <w:lang w:val="es-ES"/>
        </w:rPr>
        <w:t xml:space="preserve"> y la Arquitectura MVC (Modelo Vista Controlador), los datos serán almacenados en una base de datos no relacional </w:t>
      </w:r>
      <w:proofErr w:type="spellStart"/>
      <w:r w:rsidR="00B721F7" w:rsidRPr="00245548">
        <w:rPr>
          <w:rFonts w:ascii="Times New Roman" w:eastAsia="Times New Roman" w:hAnsi="Times New Roman" w:cs="Arial"/>
          <w:sz w:val="24"/>
          <w:szCs w:val="20"/>
          <w:lang w:val="es-ES"/>
        </w:rPr>
        <w:t>CouchBase</w:t>
      </w:r>
      <w:proofErr w:type="spellEnd"/>
      <w:r w:rsidR="00B721F7" w:rsidRPr="00245548">
        <w:rPr>
          <w:rFonts w:ascii="Times New Roman" w:eastAsia="Times New Roman" w:hAnsi="Times New Roman" w:cs="Arial"/>
          <w:sz w:val="24"/>
          <w:szCs w:val="20"/>
          <w:lang w:val="es-ES"/>
        </w:rPr>
        <w:t>.</w:t>
      </w:r>
      <w:r w:rsidR="009952E5">
        <w:rPr>
          <w:rFonts w:ascii="Times New Roman" w:eastAsia="Times New Roman" w:hAnsi="Times New Roman" w:cs="Arial"/>
          <w:sz w:val="24"/>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ascii="Times New Roman" w:eastAsia="Times New Roman" w:hAnsi="Times New Roman" w:cs="Arial"/>
          <w:sz w:val="24"/>
          <w:szCs w:val="20"/>
          <w:lang w:val="es-ES"/>
        </w:rPr>
        <w:t xml:space="preserve"> gestionar información perteneciente a lo relacionado con el transporte </w:t>
      </w:r>
      <w:r w:rsidR="00B9028F" w:rsidRPr="00B449EB">
        <w:rPr>
          <w:rFonts w:ascii="Times New Roman" w:eastAsia="Times New Roman" w:hAnsi="Times New Roman" w:cs="Arial"/>
          <w:sz w:val="24"/>
          <w:szCs w:val="20"/>
          <w:lang w:val="es-ES"/>
        </w:rPr>
        <w:t>p</w:t>
      </w:r>
      <w:r w:rsidR="00B449EB" w:rsidRPr="00B449EB">
        <w:rPr>
          <w:rFonts w:ascii="Times New Roman" w:eastAsia="Times New Roman" w:hAnsi="Times New Roman" w:cs="Arial"/>
          <w:sz w:val="24"/>
          <w:szCs w:val="20"/>
          <w:lang w:val="es-ES"/>
        </w:rPr>
        <w:t>ú</w:t>
      </w:r>
      <w:r w:rsidR="00B9028F" w:rsidRPr="00B449EB">
        <w:rPr>
          <w:rFonts w:ascii="Times New Roman" w:eastAsia="Times New Roman" w:hAnsi="Times New Roman" w:cs="Arial"/>
          <w:sz w:val="24"/>
          <w:szCs w:val="20"/>
          <w:lang w:val="es-ES"/>
        </w:rPr>
        <w:t>blico</w:t>
      </w:r>
      <w:r w:rsidR="00B9028F">
        <w:rPr>
          <w:rFonts w:ascii="Times New Roman" w:eastAsia="Times New Roman" w:hAnsi="Times New Roman" w:cs="Arial"/>
          <w:sz w:val="24"/>
          <w:szCs w:val="20"/>
          <w:lang w:val="es-ES"/>
        </w:rPr>
        <w:t xml:space="preserve"> urbano en la Provincia de Santa Elena.</w:t>
      </w:r>
      <w:r w:rsidR="009952E5">
        <w:rPr>
          <w:rFonts w:ascii="Times New Roman" w:eastAsia="Times New Roman" w:hAnsi="Times New Roman" w:cs="Arial"/>
          <w:sz w:val="24"/>
          <w:szCs w:val="20"/>
          <w:lang w:val="es-ES"/>
        </w:rPr>
        <w:t xml:space="preserve"> </w:t>
      </w:r>
    </w:p>
    <w:p w:rsidR="00AD4140" w:rsidRPr="00AD4140" w:rsidRDefault="00AD4140" w:rsidP="00AD4140">
      <w:pPr>
        <w:rPr>
          <w:sz w:val="34"/>
          <w:szCs w:val="34"/>
        </w:rPr>
      </w:pPr>
    </w:p>
    <w:p w:rsidR="00AD4140" w:rsidRPr="00E0100D" w:rsidRDefault="00AD4140" w:rsidP="001A037C">
      <w:pPr>
        <w:pStyle w:val="Ttulo1"/>
        <w:rPr>
          <w:rFonts w:eastAsia="Times New Roman"/>
          <w:lang w:val="es-ES"/>
        </w:rPr>
      </w:pPr>
      <w:bookmarkStart w:id="4" w:name="_Toc5382645"/>
      <w:r w:rsidRPr="00E0100D">
        <w:rPr>
          <w:rFonts w:eastAsia="Times New Roman"/>
          <w:lang w:val="es-ES"/>
        </w:rPr>
        <w:lastRenderedPageBreak/>
        <w:t>DECLARACIÓN</w:t>
      </w:r>
      <w:bookmarkEnd w:id="4"/>
    </w:p>
    <w:p w:rsidR="00AD4140" w:rsidRDefault="00AD4140" w:rsidP="00AD4140">
      <w:pPr>
        <w:rPr>
          <w:b/>
          <w:sz w:val="34"/>
          <w:szCs w:val="34"/>
        </w:rPr>
      </w:pPr>
    </w:p>
    <w:p w:rsidR="00E0100D" w:rsidRPr="00F512BA" w:rsidRDefault="00E0100D" w:rsidP="00E0100D">
      <w:pPr>
        <w:spacing w:line="360" w:lineRule="auto"/>
        <w:jc w:val="both"/>
        <w:rPr>
          <w:rFonts w:ascii="Times New Roman" w:eastAsia="Times New Roman" w:hAnsi="Times New Roman"/>
          <w:sz w:val="24"/>
          <w:lang w:val="es-ES"/>
        </w:rPr>
      </w:pPr>
      <w:r w:rsidRPr="00F512BA">
        <w:rPr>
          <w:rFonts w:ascii="Times New Roman" w:eastAsia="Times New Roman" w:hAnsi="Times New Roman"/>
          <w:sz w:val="24"/>
          <w:lang w:val="es-ES"/>
        </w:rPr>
        <w:t>El contenido del presente Trabajo de Graduación es de mi responsabilidad; el patrimonio intelectual del mismo pertenece a la Universidad Estatal Península de Santa Elena.</w:t>
      </w: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sz w:val="24"/>
          <w:lang w:val="es-ES"/>
        </w:rPr>
      </w:pPr>
      <w:r>
        <w:rPr>
          <w:rFonts w:ascii="Times New Roman" w:eastAsia="Times New Roman" w:hAnsi="Times New Roman"/>
          <w:sz w:val="24"/>
          <w:lang w:val="es-ES"/>
        </w:rPr>
        <w:t>_____________________________________</w:t>
      </w:r>
    </w:p>
    <w:p w:rsidR="00E0100D" w:rsidRPr="00F512BA" w:rsidRDefault="00E0100D" w:rsidP="00E0100D">
      <w:pPr>
        <w:spacing w:line="360" w:lineRule="auto"/>
        <w:jc w:val="center"/>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b/>
          <w:sz w:val="24"/>
          <w:lang w:val="es-ES"/>
        </w:rPr>
      </w:pP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 xml:space="preserve">Adrián </w:t>
      </w:r>
      <w:r w:rsidRPr="00F512BA">
        <w:rPr>
          <w:rFonts w:ascii="Times New Roman" w:eastAsia="Times New Roman" w:hAnsi="Times New Roman"/>
          <w:b/>
          <w:sz w:val="24"/>
          <w:lang w:val="es-ES"/>
        </w:rPr>
        <w:t xml:space="preserve">González </w:t>
      </w:r>
      <w:r>
        <w:rPr>
          <w:rFonts w:ascii="Times New Roman" w:eastAsia="Times New Roman" w:hAnsi="Times New Roman"/>
          <w:b/>
          <w:sz w:val="24"/>
          <w:lang w:val="es-ES"/>
        </w:rPr>
        <w:t>Tigrero</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1A037C" w:rsidRDefault="00AD4140" w:rsidP="001A037C">
      <w:pPr>
        <w:pStyle w:val="Ttulo1"/>
        <w:rPr>
          <w:rFonts w:eastAsia="Times New Roman"/>
          <w:lang w:val="es-ES"/>
        </w:rPr>
      </w:pPr>
      <w:bookmarkStart w:id="5" w:name="_Toc5382646"/>
      <w:r w:rsidRPr="001A037C">
        <w:rPr>
          <w:rFonts w:eastAsia="Times New Roman"/>
          <w:lang w:val="es-ES"/>
        </w:rPr>
        <w:lastRenderedPageBreak/>
        <w:t>TABLA DE CONTENIDO</w:t>
      </w:r>
      <w:r w:rsidR="00371171" w:rsidRPr="001A037C">
        <w:rPr>
          <w:rFonts w:eastAsia="Times New Roman"/>
          <w:lang w:val="es-ES"/>
        </w:rPr>
        <w:t>S</w:t>
      </w:r>
      <w:bookmarkEnd w:id="5"/>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b/>
          <w:bCs/>
        </w:rPr>
      </w:sdtEndPr>
      <w:sdtContent>
        <w:p w:rsidR="006E37BF" w:rsidRPr="006E37BF" w:rsidRDefault="006E37BF" w:rsidP="001A037C">
          <w:pPr>
            <w:pStyle w:val="TtuloTDC"/>
            <w:rPr>
              <w:lang w:val="es-ES"/>
            </w:rPr>
          </w:pPr>
        </w:p>
        <w:p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E02BD">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6E37BF" w:rsidRDefault="006E37BF">
          <w:r>
            <w:rPr>
              <w:b/>
              <w:bCs/>
              <w:lang w:val="es-ES"/>
            </w:rPr>
            <w:fldChar w:fldCharType="end"/>
          </w:r>
        </w:p>
      </w:sdtContent>
    </w:sdt>
    <w:p w:rsidR="0030090F" w:rsidRDefault="0030090F" w:rsidP="001A037C">
      <w:pPr>
        <w:pStyle w:val="Ttulo1"/>
      </w:pPr>
      <w:bookmarkStart w:id="6" w:name="_Toc5382647"/>
      <w:r>
        <w:lastRenderedPageBreak/>
        <w:t>ÍNDICE DE FIGURAS</w:t>
      </w:r>
      <w:bookmarkEnd w:id="6"/>
    </w:p>
    <w:p w:rsidR="008E1783" w:rsidRDefault="008E1783">
      <w:pPr>
        <w:pStyle w:val="Tabladeilustraciones"/>
        <w:tabs>
          <w:tab w:val="right" w:leader="dot" w:pos="8494"/>
        </w:tabs>
        <w:rPr>
          <w:noProof/>
        </w:rPr>
      </w:pPr>
      <w:r>
        <w:fldChar w:fldCharType="begin"/>
      </w:r>
      <w:r>
        <w:instrText xml:space="preserve"> TOC \h \z \c "Figura" </w:instrText>
      </w:r>
      <w:r>
        <w:fldChar w:fldCharType="separate"/>
      </w:r>
      <w:hyperlink r:id="rId9" w:anchor="_Toc12315014" w:history="1">
        <w:r w:rsidRPr="00C75205">
          <w:rPr>
            <w:rStyle w:val="Hipervnculo"/>
            <w:noProof/>
          </w:rPr>
          <w:t>Figura 1 Uso de medios de transporte en la provincia de Santa Elena</w:t>
        </w:r>
        <w:r w:rsidRPr="00C75205">
          <w:rPr>
            <w:rStyle w:val="Hipervnculo"/>
            <w:rFonts w:ascii="Times New Roman" w:hAnsi="Times New Roman" w:cs="Arial"/>
            <w:noProof/>
          </w:rPr>
          <w:t>. [2]</w:t>
        </w:r>
        <w:r>
          <w:rPr>
            <w:noProof/>
            <w:webHidden/>
          </w:rPr>
          <w:tab/>
        </w:r>
        <w:r>
          <w:rPr>
            <w:noProof/>
            <w:webHidden/>
          </w:rPr>
          <w:fldChar w:fldCharType="begin"/>
        </w:r>
        <w:r>
          <w:rPr>
            <w:noProof/>
            <w:webHidden/>
          </w:rPr>
          <w:instrText xml:space="preserve"> PAGEREF _Toc12315014 \h </w:instrText>
        </w:r>
        <w:r>
          <w:rPr>
            <w:noProof/>
            <w:webHidden/>
          </w:rPr>
        </w:r>
        <w:r>
          <w:rPr>
            <w:noProof/>
            <w:webHidden/>
          </w:rPr>
          <w:fldChar w:fldCharType="separate"/>
        </w:r>
        <w:r>
          <w:rPr>
            <w:noProof/>
            <w:webHidden/>
          </w:rPr>
          <w:t>12</w:t>
        </w:r>
        <w:r>
          <w:rPr>
            <w:noProof/>
            <w:webHidden/>
          </w:rPr>
          <w:fldChar w:fldCharType="end"/>
        </w:r>
      </w:hyperlink>
    </w:p>
    <w:p w:rsidR="008E1783" w:rsidRDefault="009E02BD">
      <w:pPr>
        <w:pStyle w:val="Tabladeilustraciones"/>
        <w:tabs>
          <w:tab w:val="right" w:leader="dot" w:pos="8494"/>
        </w:tabs>
        <w:rPr>
          <w:noProof/>
        </w:rPr>
      </w:pPr>
      <w:hyperlink r:id="rId10" w:anchor="_Toc12315015" w:history="1">
        <w:r w:rsidR="008E1783" w:rsidRPr="00C75205">
          <w:rPr>
            <w:rStyle w:val="Hipervnculo"/>
            <w:noProof/>
          </w:rPr>
          <w:t>Figura 2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_Toc12315015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E02BD">
      <w:pPr>
        <w:pStyle w:val="Tabladeilustraciones"/>
        <w:tabs>
          <w:tab w:val="right" w:leader="dot" w:pos="8494"/>
        </w:tabs>
        <w:rPr>
          <w:noProof/>
        </w:rPr>
      </w:pPr>
      <w:hyperlink r:id="rId11" w:anchor="_Toc12315016" w:history="1">
        <w:r w:rsidR="008E1783" w:rsidRPr="00C75205">
          <w:rPr>
            <w:rStyle w:val="Hipervnculo"/>
            <w:noProof/>
          </w:rPr>
          <w:t>Figura 3 Diagrama Arquitectónico de Software General de la Macro Solución de Mapeo y Visualización de Rutas de Transporte Urbano para la Provincia de Santa Elena. Fuente: Elaboración Propia.</w:t>
        </w:r>
        <w:r w:rsidR="008E1783">
          <w:rPr>
            <w:noProof/>
            <w:webHidden/>
          </w:rPr>
          <w:tab/>
        </w:r>
        <w:r w:rsidR="008E1783">
          <w:rPr>
            <w:noProof/>
            <w:webHidden/>
          </w:rPr>
          <w:fldChar w:fldCharType="begin"/>
        </w:r>
        <w:r w:rsidR="008E1783">
          <w:rPr>
            <w:noProof/>
            <w:webHidden/>
          </w:rPr>
          <w:instrText xml:space="preserve"> PAGEREF _Toc12315016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E02BD">
      <w:pPr>
        <w:pStyle w:val="Tabladeilustraciones"/>
        <w:tabs>
          <w:tab w:val="right" w:leader="dot" w:pos="8494"/>
        </w:tabs>
        <w:rPr>
          <w:noProof/>
        </w:rPr>
      </w:pPr>
      <w:hyperlink r:id="rId12" w:anchor="_Toc12315017" w:history="1">
        <w:r w:rsidR="008E1783" w:rsidRPr="00C75205">
          <w:rPr>
            <w:rStyle w:val="Hipervnculo"/>
            <w:noProof/>
          </w:rPr>
          <w:t>Figura 4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_Toc12315017 \h </w:instrText>
        </w:r>
        <w:r w:rsidR="008E1783">
          <w:rPr>
            <w:noProof/>
            <w:webHidden/>
          </w:rPr>
        </w:r>
        <w:r w:rsidR="008E1783">
          <w:rPr>
            <w:noProof/>
            <w:webHidden/>
          </w:rPr>
          <w:fldChar w:fldCharType="separate"/>
        </w:r>
        <w:r w:rsidR="008E1783">
          <w:rPr>
            <w:noProof/>
            <w:webHidden/>
          </w:rPr>
          <w:t>17</w:t>
        </w:r>
        <w:r w:rsidR="008E1783">
          <w:rPr>
            <w:noProof/>
            <w:webHidden/>
          </w:rPr>
          <w:fldChar w:fldCharType="end"/>
        </w:r>
      </w:hyperlink>
    </w:p>
    <w:p w:rsidR="008E1783" w:rsidRDefault="009E02BD">
      <w:pPr>
        <w:pStyle w:val="Tabladeilustraciones"/>
        <w:tabs>
          <w:tab w:val="right" w:leader="dot" w:pos="8494"/>
        </w:tabs>
        <w:rPr>
          <w:noProof/>
        </w:rPr>
      </w:pPr>
      <w:hyperlink r:id="rId13" w:anchor="_Toc12315018" w:history="1">
        <w:r w:rsidR="008E1783" w:rsidRPr="00C75205">
          <w:rPr>
            <w:rStyle w:val="Hipervnculo"/>
            <w:noProof/>
          </w:rPr>
          <w:t>Figura 5 Esquema de API Rest Spring. Fuente: Elaboración Propia.</w:t>
        </w:r>
        <w:r w:rsidR="008E1783">
          <w:rPr>
            <w:noProof/>
            <w:webHidden/>
          </w:rPr>
          <w:tab/>
        </w:r>
        <w:r w:rsidR="008E1783">
          <w:rPr>
            <w:noProof/>
            <w:webHidden/>
          </w:rPr>
          <w:fldChar w:fldCharType="begin"/>
        </w:r>
        <w:r w:rsidR="008E1783">
          <w:rPr>
            <w:noProof/>
            <w:webHidden/>
          </w:rPr>
          <w:instrText xml:space="preserve"> PAGEREF _Toc12315018 \h </w:instrText>
        </w:r>
        <w:r w:rsidR="008E1783">
          <w:rPr>
            <w:noProof/>
            <w:webHidden/>
          </w:rPr>
        </w:r>
        <w:r w:rsidR="008E1783">
          <w:rPr>
            <w:noProof/>
            <w:webHidden/>
          </w:rPr>
          <w:fldChar w:fldCharType="separate"/>
        </w:r>
        <w:r w:rsidR="008E1783">
          <w:rPr>
            <w:noProof/>
            <w:webHidden/>
          </w:rPr>
          <w:t>19</w:t>
        </w:r>
        <w:r w:rsidR="008E1783">
          <w:rPr>
            <w:noProof/>
            <w:webHidden/>
          </w:rPr>
          <w:fldChar w:fldCharType="end"/>
        </w:r>
      </w:hyperlink>
    </w:p>
    <w:p w:rsidR="008E1783" w:rsidRDefault="009E02BD">
      <w:pPr>
        <w:pStyle w:val="Tabladeilustraciones"/>
        <w:tabs>
          <w:tab w:val="right" w:leader="dot" w:pos="8494"/>
        </w:tabs>
        <w:rPr>
          <w:noProof/>
        </w:rPr>
      </w:pPr>
      <w:hyperlink r:id="rId14" w:anchor="_Toc12315019" w:history="1">
        <w:r w:rsidR="008E1783" w:rsidRPr="00C75205">
          <w:rPr>
            <w:rStyle w:val="Hipervnculo"/>
            <w:noProof/>
          </w:rPr>
          <w:t>Figura 6 Capturas de Pantalla de otras aplicaciones con funcionalidad similar, pero sin información para la provincia de Santa Elena. Captura realizada el 12 de noviembre del 2018.</w:t>
        </w:r>
        <w:r w:rsidR="008E1783">
          <w:rPr>
            <w:noProof/>
            <w:webHidden/>
          </w:rPr>
          <w:tab/>
        </w:r>
        <w:r w:rsidR="008E1783">
          <w:rPr>
            <w:noProof/>
            <w:webHidden/>
          </w:rPr>
          <w:fldChar w:fldCharType="begin"/>
        </w:r>
        <w:r w:rsidR="008E1783">
          <w:rPr>
            <w:noProof/>
            <w:webHidden/>
          </w:rPr>
          <w:instrText xml:space="preserve"> PAGEREF _Toc12315019 \h </w:instrText>
        </w:r>
        <w:r w:rsidR="008E1783">
          <w:rPr>
            <w:noProof/>
            <w:webHidden/>
          </w:rPr>
        </w:r>
        <w:r w:rsidR="008E1783">
          <w:rPr>
            <w:noProof/>
            <w:webHidden/>
          </w:rPr>
          <w:fldChar w:fldCharType="separate"/>
        </w:r>
        <w:r w:rsidR="008E1783">
          <w:rPr>
            <w:noProof/>
            <w:webHidden/>
          </w:rPr>
          <w:t>21</w:t>
        </w:r>
        <w:r w:rsidR="008E1783">
          <w:rPr>
            <w:noProof/>
            <w:webHidden/>
          </w:rPr>
          <w:fldChar w:fldCharType="end"/>
        </w:r>
      </w:hyperlink>
    </w:p>
    <w:p w:rsidR="008E1783" w:rsidRDefault="009E02BD">
      <w:pPr>
        <w:pStyle w:val="Tabladeilustraciones"/>
        <w:tabs>
          <w:tab w:val="right" w:leader="dot" w:pos="8494"/>
        </w:tabs>
        <w:rPr>
          <w:noProof/>
        </w:rPr>
      </w:pPr>
      <w:hyperlink w:anchor="_Toc12315020" w:history="1">
        <w:r w:rsidR="008E1783" w:rsidRPr="00C75205">
          <w:rPr>
            <w:rStyle w:val="Hipervnculo"/>
            <w:noProof/>
          </w:rPr>
          <w:t>Figura 7 Pasos para la implementación de la metodología de desarrollo iterativo. Fuente [22]</w:t>
        </w:r>
        <w:r w:rsidR="008E1783">
          <w:rPr>
            <w:noProof/>
            <w:webHidden/>
          </w:rPr>
          <w:tab/>
        </w:r>
        <w:r w:rsidR="008E1783">
          <w:rPr>
            <w:noProof/>
            <w:webHidden/>
          </w:rPr>
          <w:fldChar w:fldCharType="begin"/>
        </w:r>
        <w:r w:rsidR="008E1783">
          <w:rPr>
            <w:noProof/>
            <w:webHidden/>
          </w:rPr>
          <w:instrText xml:space="preserve"> PAGEREF _Toc12315020 \h </w:instrText>
        </w:r>
        <w:r w:rsidR="008E1783">
          <w:rPr>
            <w:noProof/>
            <w:webHidden/>
          </w:rPr>
        </w:r>
        <w:r w:rsidR="008E1783">
          <w:rPr>
            <w:noProof/>
            <w:webHidden/>
          </w:rPr>
          <w:fldChar w:fldCharType="separate"/>
        </w:r>
        <w:r w:rsidR="008E1783">
          <w:rPr>
            <w:noProof/>
            <w:webHidden/>
          </w:rPr>
          <w:t>27</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1A037C">
      <w:pPr>
        <w:pStyle w:val="Ttulo1"/>
      </w:pPr>
      <w:bookmarkStart w:id="7" w:name="_Toc5382648"/>
      <w:r>
        <w:lastRenderedPageBreak/>
        <w:t>ÍNDICE DE TABLAS</w:t>
      </w:r>
      <w:bookmarkEnd w:id="7"/>
    </w:p>
    <w:p w:rsidR="008E1783" w:rsidRDefault="008E1783">
      <w:pPr>
        <w:pStyle w:val="Tabladeilustraciones"/>
        <w:tabs>
          <w:tab w:val="right" w:leader="dot" w:pos="8494"/>
        </w:tabs>
        <w:rPr>
          <w:rFonts w:eastAsiaTheme="minorEastAsia"/>
          <w:noProof/>
          <w:lang w:val="es-419" w:eastAsia="es-419"/>
        </w:rPr>
      </w:pPr>
      <w:r>
        <w:fldChar w:fldCharType="begin"/>
      </w:r>
      <w:r>
        <w:instrText xml:space="preserve"> TOC \h \z \c "Tabla" </w:instrText>
      </w:r>
      <w:r>
        <w:fldChar w:fldCharType="separate"/>
      </w:r>
      <w:hyperlink w:anchor="_Toc12315060" w:history="1">
        <w:r w:rsidRPr="00AE21F1">
          <w:rPr>
            <w:rStyle w:val="Hipervnculo"/>
            <w:noProof/>
          </w:rPr>
          <w:t>Tabla 1 Herramientas que sirvieron para el desarrollo de la API Rest. Fuente: Elaboración propia.</w:t>
        </w:r>
        <w:r>
          <w:rPr>
            <w:noProof/>
            <w:webHidden/>
          </w:rPr>
          <w:tab/>
        </w:r>
        <w:r>
          <w:rPr>
            <w:noProof/>
            <w:webHidden/>
          </w:rPr>
          <w:fldChar w:fldCharType="begin"/>
        </w:r>
        <w:r>
          <w:rPr>
            <w:noProof/>
            <w:webHidden/>
          </w:rPr>
          <w:instrText xml:space="preserve"> PAGEREF _Toc12315060 \h </w:instrText>
        </w:r>
        <w:r>
          <w:rPr>
            <w:noProof/>
            <w:webHidden/>
          </w:rPr>
        </w:r>
        <w:r>
          <w:rPr>
            <w:noProof/>
            <w:webHidden/>
          </w:rPr>
          <w:fldChar w:fldCharType="separate"/>
        </w:r>
        <w:r>
          <w:rPr>
            <w:noProof/>
            <w:webHidden/>
          </w:rPr>
          <w:t>18</w:t>
        </w:r>
        <w:r>
          <w:rPr>
            <w:noProof/>
            <w:webHidden/>
          </w:rPr>
          <w:fldChar w:fldCharType="end"/>
        </w:r>
      </w:hyperlink>
    </w:p>
    <w:p w:rsidR="008E1783" w:rsidRDefault="009E02BD">
      <w:pPr>
        <w:pStyle w:val="Tabladeilustraciones"/>
        <w:tabs>
          <w:tab w:val="right" w:leader="dot" w:pos="8494"/>
        </w:tabs>
        <w:rPr>
          <w:rFonts w:eastAsiaTheme="minorEastAsia"/>
          <w:noProof/>
          <w:lang w:val="es-419" w:eastAsia="es-419"/>
        </w:rPr>
      </w:pPr>
      <w:hyperlink w:anchor="_Toc12315061" w:history="1">
        <w:r w:rsidR="008E1783" w:rsidRPr="00AE21F1">
          <w:rPr>
            <w:rStyle w:val="Hipervnculo"/>
            <w:noProof/>
          </w:rPr>
          <w:t>Tabla 2 Comparativa de Propuesta VS Aplicaciones Existentes</w:t>
        </w:r>
        <w:r w:rsidR="008E1783">
          <w:rPr>
            <w:noProof/>
            <w:webHidden/>
          </w:rPr>
          <w:tab/>
        </w:r>
        <w:r w:rsidR="008E1783">
          <w:rPr>
            <w:noProof/>
            <w:webHidden/>
          </w:rPr>
          <w:fldChar w:fldCharType="begin"/>
        </w:r>
        <w:r w:rsidR="008E1783">
          <w:rPr>
            <w:noProof/>
            <w:webHidden/>
          </w:rPr>
          <w:instrText xml:space="preserve"> PAGEREF _Toc12315061 \h </w:instrText>
        </w:r>
        <w:r w:rsidR="008E1783">
          <w:rPr>
            <w:noProof/>
            <w:webHidden/>
          </w:rPr>
        </w:r>
        <w:r w:rsidR="008E1783">
          <w:rPr>
            <w:noProof/>
            <w:webHidden/>
          </w:rPr>
          <w:fldChar w:fldCharType="separate"/>
        </w:r>
        <w:r w:rsidR="008E1783">
          <w:rPr>
            <w:noProof/>
            <w:webHidden/>
          </w:rPr>
          <w:t>22</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1A037C" w:rsidP="001A037C">
      <w:pPr>
        <w:pStyle w:val="Ttulo1"/>
        <w:rPr>
          <w:rFonts w:eastAsia="Times New Roman"/>
          <w:lang w:val="es-ES"/>
        </w:rPr>
      </w:pPr>
      <w:bookmarkStart w:id="8" w:name="_Toc5382649"/>
      <w:r w:rsidRPr="001A037C">
        <w:rPr>
          <w:rFonts w:eastAsia="Times New Roman"/>
          <w:lang w:val="es-ES"/>
        </w:rPr>
        <w:t>INDICE</w:t>
      </w:r>
      <w:r w:rsidR="0030090F" w:rsidRPr="001A037C">
        <w:rPr>
          <w:rFonts w:eastAsia="Times New Roman"/>
          <w:lang w:val="es-ES"/>
        </w:rPr>
        <w:t xml:space="preserve"> DE ANEXOS</w:t>
      </w:r>
      <w:bookmarkEnd w:id="8"/>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30090F" w:rsidP="001A037C">
      <w:pPr>
        <w:pStyle w:val="Ttulo1"/>
        <w:keepLines w:val="0"/>
        <w:spacing w:before="0" w:line="360" w:lineRule="auto"/>
        <w:rPr>
          <w:rFonts w:ascii="Times New Roman" w:eastAsia="Times New Roman" w:hAnsi="Times New Roman" w:cs="Times New Roman"/>
          <w:bCs/>
          <w:kern w:val="32"/>
          <w:sz w:val="28"/>
          <w:szCs w:val="28"/>
          <w:lang w:val="es-ES"/>
        </w:rPr>
      </w:pPr>
      <w:bookmarkStart w:id="9" w:name="_Toc5382650"/>
      <w:r w:rsidRPr="001A037C">
        <w:rPr>
          <w:rFonts w:ascii="Times New Roman" w:eastAsia="Times New Roman" w:hAnsi="Times New Roman" w:cs="Times New Roman"/>
          <w:bCs/>
          <w:kern w:val="32"/>
          <w:sz w:val="28"/>
          <w:szCs w:val="28"/>
          <w:lang w:val="es-ES"/>
        </w:rPr>
        <w:lastRenderedPageBreak/>
        <w:t>INTRODUCCIÓN</w:t>
      </w:r>
      <w:bookmarkEnd w:id="9"/>
    </w:p>
    <w:p w:rsidR="00C941E3" w:rsidRDefault="00C941E3" w:rsidP="00C941E3">
      <w:pPr>
        <w:spacing w:after="0" w:line="360" w:lineRule="auto"/>
        <w:jc w:val="both"/>
        <w:rPr>
          <w:rFonts w:ascii="Times New Roman" w:eastAsia="Calibri" w:hAnsi="Times New Roman" w:cs="Times New Roman"/>
          <w:sz w:val="24"/>
          <w:szCs w:val="24"/>
          <w:lang w:val="es-ES"/>
        </w:rPr>
      </w:pPr>
      <w:r w:rsidRPr="00C941E3">
        <w:rPr>
          <w:rFonts w:ascii="Times New Roman" w:eastAsia="Calibri" w:hAnsi="Times New Roman" w:cs="Times New Roman"/>
          <w:sz w:val="24"/>
          <w:szCs w:val="24"/>
          <w:lang w:val="es-ES"/>
        </w:rPr>
        <w:t xml:space="preserve">El sistema de Mapeo y visualización de Rutas de buses urbanos en la provincia de Santa Elena esta dividido en 4 partes: Aplicación móvil, Aplicación Web, Dispositivo (Prototipo) y Servicios web y geográficos. Este proyecto ayuda a que usuarios puedan llevar un seguimiento de las paradas, rutas existentes y buses en tiempo real del transporte público urbano en la península de Santa Elena, además de que agentes de la comisión de tránsito puedan llevar un mejor control con respecto a buses en la provincia y obtener datos que ayuden a la toma de decisiones. </w:t>
      </w:r>
    </w:p>
    <w:p w:rsidR="00D87B44" w:rsidRDefault="00D87B44" w:rsidP="00C941E3">
      <w:pPr>
        <w:spacing w:after="0" w:line="360" w:lineRule="auto"/>
        <w:jc w:val="both"/>
        <w:rPr>
          <w:rFonts w:ascii="Times New Roman" w:eastAsia="Calibri" w:hAnsi="Times New Roman" w:cs="Times New Roman"/>
          <w:sz w:val="24"/>
          <w:szCs w:val="24"/>
          <w:lang w:val="es-ES"/>
        </w:rPr>
      </w:pPr>
    </w:p>
    <w:p w:rsidR="00D87B44" w:rsidRP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rsidR="00D87B44" w:rsidRDefault="00D87B44" w:rsidP="00C941E3">
      <w:pPr>
        <w:spacing w:after="0" w:line="360" w:lineRule="auto"/>
        <w:jc w:val="both"/>
        <w:rPr>
          <w:rFonts w:ascii="Times New Roman" w:eastAsia="Calibri" w:hAnsi="Times New Roman" w:cs="Times New Roman"/>
          <w:sz w:val="24"/>
          <w:szCs w:val="24"/>
          <w:lang w:val="es-ES"/>
        </w:rPr>
      </w:pPr>
    </w:p>
    <w:p w:rsid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sistema informático consta de </w:t>
      </w:r>
      <w:r w:rsidR="00A252DC">
        <w:rPr>
          <w:rFonts w:ascii="Times New Roman" w:eastAsia="Calibri" w:hAnsi="Times New Roman" w:cs="Times New Roman"/>
          <w:sz w:val="24"/>
          <w:szCs w:val="24"/>
          <w:lang w:val="es-ES"/>
        </w:rPr>
        <w:t>una aplicación móvil</w:t>
      </w:r>
      <w:r>
        <w:rPr>
          <w:rFonts w:ascii="Times New Roman" w:eastAsia="Calibri" w:hAnsi="Times New Roman" w:cs="Times New Roman"/>
          <w:sz w:val="24"/>
          <w:szCs w:val="24"/>
          <w:lang w:val="es-ES"/>
        </w:rPr>
        <w:t xml:space="preserve"> la cual esta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ascii="Times New Roman" w:eastAsia="Calibri" w:hAnsi="Times New Roman" w:cs="Times New Roman"/>
          <w:sz w:val="24"/>
          <w:szCs w:val="24"/>
          <w:lang w:val="es-ES"/>
        </w:rPr>
        <w:t>en donde la ANT lleva el control de buses de transporte público en la provincia encontrando datos como velocidad número de pasajeros e incluso trafico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rsidR="00A252DC" w:rsidRDefault="00A252DC" w:rsidP="00C941E3">
      <w:pPr>
        <w:spacing w:after="0" w:line="360" w:lineRule="auto"/>
        <w:jc w:val="both"/>
        <w:rPr>
          <w:rFonts w:ascii="Times New Roman" w:eastAsia="Calibri" w:hAnsi="Times New Roman" w:cs="Times New Roman"/>
          <w:sz w:val="24"/>
          <w:szCs w:val="24"/>
          <w:lang w:val="es-ES"/>
        </w:rPr>
      </w:pPr>
    </w:p>
    <w:p w:rsidR="00A252DC" w:rsidRDefault="00A252DC"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presente documento dividido en dos capítulos detalla sobre el </w:t>
      </w:r>
      <w:r w:rsidR="0051275D">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de Servicios Web</w:t>
      </w:r>
      <w:r w:rsidR="0051275D">
        <w:rPr>
          <w:rFonts w:ascii="Times New Roman" w:eastAsia="Calibri" w:hAnsi="Times New Roman" w:cs="Times New Roman"/>
          <w:sz w:val="24"/>
          <w:szCs w:val="24"/>
          <w:lang w:val="es-ES"/>
        </w:rPr>
        <w:t xml:space="preserve"> y geográfico</w:t>
      </w:r>
      <w:r>
        <w:rPr>
          <w:rFonts w:ascii="Times New Roman" w:eastAsia="Calibri" w:hAnsi="Times New Roman" w:cs="Times New Roman"/>
          <w:sz w:val="24"/>
          <w:szCs w:val="24"/>
          <w:lang w:val="es-ES"/>
        </w:rPr>
        <w:t>, ya que los módulos restantes fueron desarrollados por otros tesistas.</w:t>
      </w:r>
    </w:p>
    <w:p w:rsidR="00A252DC" w:rsidRDefault="00A252DC"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30090F" w:rsidRDefault="0030090F" w:rsidP="0030090F"/>
    <w:p w:rsidR="0030090F" w:rsidRPr="0051275D" w:rsidRDefault="0030090F" w:rsidP="0051275D">
      <w:pPr>
        <w:pStyle w:val="Ttulo1"/>
        <w:keepLines w:val="0"/>
        <w:spacing w:before="0" w:line="360" w:lineRule="auto"/>
        <w:rPr>
          <w:rFonts w:ascii="Times New Roman" w:eastAsia="Times New Roman" w:hAnsi="Times New Roman" w:cs="Times New Roman"/>
          <w:bCs/>
          <w:kern w:val="32"/>
          <w:sz w:val="28"/>
          <w:szCs w:val="28"/>
          <w:lang w:val="es-ES"/>
        </w:rPr>
      </w:pPr>
      <w:bookmarkStart w:id="10" w:name="_Toc5382651"/>
      <w:r w:rsidRPr="0051275D">
        <w:rPr>
          <w:rFonts w:ascii="Times New Roman" w:eastAsia="Times New Roman" w:hAnsi="Times New Roman" w:cs="Times New Roman"/>
          <w:bCs/>
          <w:kern w:val="32"/>
          <w:sz w:val="28"/>
          <w:szCs w:val="28"/>
          <w:lang w:val="es-ES"/>
        </w:rPr>
        <w:lastRenderedPageBreak/>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0"/>
    </w:p>
    <w:p w:rsidR="00D30A1C" w:rsidRDefault="00D30A1C" w:rsidP="00B62AF9">
      <w:pPr>
        <w:pStyle w:val="Estilo1"/>
      </w:pPr>
      <w:bookmarkStart w:id="11" w:name="_Toc5382652"/>
      <w:r>
        <w:t>Fundamentación</w:t>
      </w:r>
      <w:bookmarkEnd w:id="11"/>
    </w:p>
    <w:p w:rsidR="0033002B" w:rsidRPr="00CE4CEC" w:rsidRDefault="00D30A1C" w:rsidP="00CE4CEC">
      <w:pPr>
        <w:pStyle w:val="Estilo2"/>
        <w:numPr>
          <w:ilvl w:val="1"/>
          <w:numId w:val="3"/>
        </w:numPr>
        <w:spacing w:line="360" w:lineRule="auto"/>
      </w:pPr>
      <w:r>
        <w:t xml:space="preserve"> </w:t>
      </w:r>
      <w:bookmarkStart w:id="12" w:name="_Toc5382653"/>
      <w:r>
        <w:t>Antecedentes</w:t>
      </w:r>
      <w:bookmarkEnd w:id="12"/>
    </w:p>
    <w:p w:rsidR="0051275D" w:rsidRDefault="00950839" w:rsidP="0033002B">
      <w:pPr>
        <w:spacing w:after="0" w:line="360" w:lineRule="auto"/>
        <w:jc w:val="both"/>
        <w:rPr>
          <w:rFonts w:ascii="Times New Roman" w:eastAsia="Calibri" w:hAnsi="Times New Roman" w:cs="Arial"/>
          <w:sz w:val="24"/>
          <w:szCs w:val="24"/>
          <w:lang w:val="es-ES"/>
        </w:rPr>
      </w:pPr>
      <w:r w:rsidRPr="006311CE">
        <w:rPr>
          <w:rFonts w:ascii="Times New Roman" w:eastAsia="Calibri" w:hAnsi="Times New Roman" w:cs="Arial"/>
          <w:sz w:val="24"/>
          <w:szCs w:val="24"/>
          <w:lang w:val="es-ES"/>
        </w:rPr>
        <w:t xml:space="preserve">La Agencia Nacional de Tránsito (ANT) del Ecuador tiene como misión: “Planificar, regular y controlar la </w:t>
      </w:r>
      <w:del w:id="13" w:author="DAVIDS  GONZALEZ" w:date="2018-10-02T12:21:00Z">
        <w:r w:rsidRPr="006311CE" w:rsidDel="008E64AE">
          <w:rPr>
            <w:rFonts w:ascii="Times New Roman" w:eastAsia="Calibri" w:hAnsi="Times New Roman" w:cs="Arial"/>
            <w:sz w:val="24"/>
            <w:szCs w:val="24"/>
            <w:lang w:val="es-ES"/>
          </w:rPr>
          <w:delText>gestió</w:delText>
        </w:r>
      </w:del>
      <w:ins w:id="14" w:author="DAVIDS  GONZALEZ" w:date="2018-10-02T12:21:00Z">
        <w:r w:rsidRPr="006311CE">
          <w:rPr>
            <w:rFonts w:ascii="Times New Roman" w:eastAsia="Calibri" w:hAnsi="Times New Roman" w:cs="Arial"/>
            <w:sz w:val="24"/>
            <w:szCs w:val="24"/>
            <w:lang w:val="es-ES"/>
          </w:rPr>
          <w:t>gestión</w:t>
        </w:r>
      </w:ins>
      <w:del w:id="15" w:author="Unknown">
        <w:r w:rsidRPr="006311CE" w:rsidDel="009B6324">
          <w:rPr>
            <w:rFonts w:ascii="Times New Roman" w:eastAsia="Calibri" w:hAnsi="Times New Roman" w:cs="Arial"/>
            <w:sz w:val="24"/>
            <w:szCs w:val="24"/>
            <w:lang w:val="es-ES"/>
          </w:rPr>
          <w:delText>n</w:delText>
        </w:r>
      </w:del>
      <w:ins w:id="16" w:author="DAVIDS  GONZALEZ" w:date="2018-10-01T10:19:00Z">
        <w:r w:rsidRPr="006311CE">
          <w:rPr>
            <w:rFonts w:ascii="Times New Roman" w:eastAsia="Calibri" w:hAnsi="Times New Roman" w:cs="Arial"/>
            <w:sz w:val="24"/>
            <w:szCs w:val="24"/>
            <w:lang w:val="es-ES"/>
          </w:rPr>
          <w:t xml:space="preserve"> </w:t>
        </w:r>
      </w:ins>
      <w:r w:rsidRPr="006311CE">
        <w:rPr>
          <w:rFonts w:ascii="Times New Roman" w:eastAsia="Calibri" w:hAnsi="Times New Roman" w:cs="Arial"/>
          <w:sz w:val="24"/>
          <w:szCs w:val="24"/>
          <w:lang w:val="es-ES"/>
        </w:rPr>
        <w:t>del Transporte Terrestre, Tránsito y Seguridad Vial”</w:t>
      </w:r>
      <w:sdt>
        <w:sdtPr>
          <w:rPr>
            <w:rFonts w:ascii="Times New Roman" w:eastAsia="Calibri" w:hAnsi="Times New Roman" w:cs="Arial"/>
            <w:sz w:val="24"/>
            <w:szCs w:val="24"/>
            <w:lang w:val="es-ES"/>
          </w:rPr>
          <w:id w:val="-1562861424"/>
          <w:citation/>
        </w:sdtPr>
        <w:sdtContent>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Age18 \l 12298 </w:instrText>
          </w:r>
          <w:r w:rsidRPr="006311CE">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w:t>
          </w:r>
          <w:r w:rsidRPr="006311CE">
            <w:rPr>
              <w:rFonts w:ascii="Times New Roman" w:eastAsia="Calibri" w:hAnsi="Times New Roman" w:cs="Arial"/>
              <w:sz w:val="24"/>
              <w:szCs w:val="24"/>
              <w:lang w:val="es-ES"/>
            </w:rPr>
            <w:fldChar w:fldCharType="end"/>
          </w:r>
        </w:sdtContent>
      </w:sdt>
      <w:r w:rsidRPr="006311CE">
        <w:rPr>
          <w:rFonts w:ascii="Times New Roman" w:eastAsia="Calibri" w:hAnsi="Times New Roman" w:cs="Arial"/>
          <w:sz w:val="24"/>
          <w:szCs w:val="24"/>
          <w:lang w:val="es-ES"/>
        </w:rPr>
        <w:t>, teniendo como meta</w:t>
      </w:r>
      <w:ins w:id="17" w:author="DAVIDS  GONZALEZ" w:date="2018-10-01T10:27:00Z">
        <w:r w:rsidRPr="006311CE">
          <w:rPr>
            <w:rFonts w:ascii="Times New Roman" w:eastAsia="Calibri" w:hAnsi="Times New Roman" w:cs="Arial"/>
            <w:sz w:val="24"/>
            <w:szCs w:val="24"/>
            <w:lang w:val="es-ES"/>
          </w:rPr>
          <w:t xml:space="preserve"> aportar a la</w:t>
        </w:r>
      </w:ins>
      <w:r w:rsidRPr="006311CE">
        <w:rPr>
          <w:rFonts w:ascii="Times New Roman" w:eastAsia="Calibri" w:hAnsi="Times New Roman" w:cs="Arial"/>
          <w:sz w:val="24"/>
          <w:szCs w:val="24"/>
          <w:lang w:val="es-ES"/>
        </w:rPr>
        <w:t xml:space="preserve"> seguridad tanto para conductores, pasajeros y peatones,</w:t>
      </w:r>
      <w:del w:id="18" w:author="DAVIDS  GONZALEZ" w:date="2018-10-01T10:28:00Z">
        <w:r w:rsidRPr="006311CE" w:rsidDel="005F3B84">
          <w:rPr>
            <w:rFonts w:ascii="Times New Roman" w:eastAsia="Calibri" w:hAnsi="Times New Roman" w:cs="Arial"/>
            <w:sz w:val="24"/>
            <w:szCs w:val="24"/>
            <w:lang w:val="es-ES"/>
          </w:rPr>
          <w:delText xml:space="preserve"> todos ellos siendo</w:delText>
        </w:r>
      </w:del>
      <w:r w:rsidRPr="006311CE">
        <w:rPr>
          <w:rFonts w:ascii="Times New Roman" w:eastAsia="Calibri" w:hAnsi="Times New Roman" w:cs="Arial"/>
          <w:sz w:val="24"/>
          <w:szCs w:val="24"/>
          <w:lang w:val="es-ES"/>
        </w:rPr>
        <w:t xml:space="preserve"> ciudadanos</w:t>
      </w:r>
      <w:ins w:id="19" w:author="DAVIDS  GONZALEZ" w:date="2018-10-01T10:28:00Z">
        <w:r w:rsidRPr="006311CE">
          <w:rPr>
            <w:rFonts w:ascii="Times New Roman" w:eastAsia="Calibri" w:hAnsi="Times New Roman" w:cs="Arial"/>
            <w:sz w:val="24"/>
            <w:szCs w:val="24"/>
            <w:lang w:val="es-ES"/>
          </w:rPr>
          <w:t xml:space="preserve"> en general</w:t>
        </w:r>
      </w:ins>
      <w:r w:rsidRPr="006311CE">
        <w:rPr>
          <w:rFonts w:ascii="Times New Roman" w:eastAsia="Calibri" w:hAnsi="Times New Roman" w:cs="Arial"/>
          <w:sz w:val="24"/>
          <w:szCs w:val="24"/>
          <w:lang w:val="es-ES"/>
        </w:rPr>
        <w:t>,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ascii="Times New Roman" w:eastAsia="Calibri" w:hAnsi="Times New Roman" w:cs="Arial"/>
          <w:sz w:val="24"/>
          <w:szCs w:val="24"/>
          <w:lang w:val="es-ES"/>
        </w:rPr>
        <w:t xml:space="preserve"> </w:t>
      </w:r>
    </w:p>
    <w:p w:rsidR="00CE4CEC" w:rsidRPr="006311CE" w:rsidRDefault="00CE4CEC" w:rsidP="0033002B">
      <w:pPr>
        <w:spacing w:after="0" w:line="360" w:lineRule="auto"/>
        <w:jc w:val="both"/>
        <w:rPr>
          <w:rFonts w:ascii="Times New Roman" w:eastAsia="Calibri" w:hAnsi="Times New Roman" w:cs="Arial"/>
          <w:sz w:val="24"/>
          <w:szCs w:val="24"/>
          <w:lang w:val="es-ES"/>
        </w:rPr>
      </w:pPr>
    </w:p>
    <w:p w:rsidR="00570FAE" w:rsidRDefault="006311CE" w:rsidP="00570FAE">
      <w:pPr>
        <w:spacing w:after="0" w:line="360" w:lineRule="auto"/>
        <w:jc w:val="both"/>
        <w:rPr>
          <w:rFonts w:ascii="Times New Roman" w:eastAsia="Calibri" w:hAnsi="Times New Roman" w:cs="Arial"/>
          <w:sz w:val="24"/>
          <w:szCs w:val="24"/>
          <w:lang w:val="es-ES"/>
        </w:rPr>
      </w:pPr>
      <w:ins w:id="20" w:author="DAVIDS  GONZALEZ" w:date="2018-10-10T13:20:00Z">
        <w:r w:rsidRPr="006311CE">
          <w:rPr>
            <w:rFonts w:ascii="Times New Roman" w:eastAsia="Calibri" w:hAnsi="Times New Roman" w:cs="Arial"/>
            <w:sz w:val="24"/>
            <w:szCs w:val="24"/>
            <w:lang w:val="es-ES"/>
            <w:rPrChange w:id="21" w:author="Microsoft" w:date="2018-10-06T15:01:00Z">
              <w:rPr>
                <w:lang w:val="en-US"/>
              </w:rPr>
            </w:rPrChange>
          </w:rPr>
          <w:t xml:space="preserve">Estudios </w:t>
        </w:r>
      </w:ins>
      <w:r>
        <w:rPr>
          <w:rFonts w:ascii="Times New Roman" w:eastAsia="Calibri" w:hAnsi="Times New Roman" w:cs="Arial"/>
          <w:sz w:val="24"/>
          <w:szCs w:val="24"/>
          <w:lang w:val="es-ES"/>
        </w:rPr>
        <w:t xml:space="preserve">previos realizados durante el proceso de investigación </w:t>
      </w:r>
      <w:ins w:id="22" w:author="DAVIDS  GONZALEZ" w:date="2018-10-10T13:20:00Z">
        <w:r w:rsidRPr="006311CE">
          <w:rPr>
            <w:rFonts w:ascii="Times New Roman" w:eastAsia="Calibri" w:hAnsi="Times New Roman" w:cs="Arial"/>
            <w:sz w:val="24"/>
            <w:szCs w:val="24"/>
            <w:lang w:val="es-ES"/>
            <w:rPrChange w:id="23" w:author="Microsoft" w:date="2018-10-06T15:01:00Z">
              <w:rPr>
                <w:lang w:val="en-US"/>
              </w:rPr>
            </w:rPrChange>
          </w:rPr>
          <w:t>indican que el 58% de personas utiliza</w:t>
        </w:r>
        <w:r w:rsidRPr="006311CE">
          <w:rPr>
            <w:rFonts w:ascii="Times New Roman" w:eastAsia="Calibri" w:hAnsi="Times New Roman" w:cs="Arial"/>
            <w:sz w:val="24"/>
            <w:szCs w:val="24"/>
            <w:lang w:val="es-ES"/>
          </w:rPr>
          <w:t xml:space="preserve"> el</w:t>
        </w:r>
        <w:r w:rsidRPr="006311CE">
          <w:rPr>
            <w:rFonts w:ascii="Times New Roman" w:eastAsia="Calibri" w:hAnsi="Times New Roman" w:cs="Arial"/>
            <w:sz w:val="24"/>
            <w:szCs w:val="24"/>
            <w:lang w:val="es-ES"/>
            <w:rPrChange w:id="24" w:author="Microsoft" w:date="2018-10-06T15:01:00Z">
              <w:rPr>
                <w:lang w:val="en-US"/>
              </w:rPr>
            </w:rPrChange>
          </w:rPr>
          <w:t xml:space="preserve"> transporte </w:t>
        </w:r>
        <w:r w:rsidRPr="006311CE">
          <w:rPr>
            <w:rFonts w:ascii="Times New Roman" w:eastAsia="Calibri" w:hAnsi="Times New Roman" w:cs="Arial"/>
            <w:sz w:val="24"/>
            <w:szCs w:val="24"/>
            <w:lang w:val="es-ES"/>
          </w:rPr>
          <w:t>público</w:t>
        </w:r>
        <w:r w:rsidRPr="006311CE">
          <w:rPr>
            <w:rFonts w:ascii="Times New Roman" w:eastAsia="Calibri" w:hAnsi="Times New Roman" w:cs="Arial"/>
            <w:sz w:val="24"/>
            <w:szCs w:val="24"/>
            <w:lang w:val="es-ES"/>
            <w:rPrChange w:id="25" w:author="Microsoft" w:date="2018-10-06T15:01:00Z">
              <w:rPr>
                <w:lang w:val="en-US"/>
              </w:rPr>
            </w:rPrChange>
          </w:rPr>
          <w:t xml:space="preserve"> para su </w:t>
        </w:r>
        <w:r w:rsidRPr="006311CE">
          <w:rPr>
            <w:rFonts w:ascii="Times New Roman" w:eastAsia="Calibri" w:hAnsi="Times New Roman" w:cs="Arial"/>
            <w:sz w:val="24"/>
            <w:szCs w:val="24"/>
            <w:lang w:val="es-ES"/>
          </w:rPr>
          <w:t>movilización</w:t>
        </w:r>
        <w:r w:rsidRPr="006311CE">
          <w:rPr>
            <w:rFonts w:ascii="Times New Roman" w:eastAsia="Calibri" w:hAnsi="Times New Roman" w:cs="Arial"/>
            <w:sz w:val="24"/>
            <w:szCs w:val="24"/>
            <w:lang w:val="es-ES"/>
            <w:rPrChange w:id="26" w:author="Microsoft" w:date="2018-10-06T15:01:00Z">
              <w:rPr>
                <w:lang w:val="en-US"/>
              </w:rPr>
            </w:rPrChange>
          </w:rPr>
          <w:t xml:space="preserve"> diaria</w:t>
        </w:r>
        <w:r w:rsidRPr="006311CE">
          <w:rPr>
            <w:rFonts w:ascii="Times New Roman" w:eastAsia="Calibri" w:hAnsi="Times New Roman" w:cs="Arial"/>
            <w:sz w:val="24"/>
            <w:szCs w:val="24"/>
            <w:lang w:val="es-ES"/>
          </w:rPr>
          <w:t xml:space="preserve"> en la Provincia de Santa Elena. </w:t>
        </w:r>
      </w:ins>
      <w:customXmlInsRangeStart w:id="27" w:author="DAVIDS  GONZALEZ" w:date="2018-10-10T13:21:00Z"/>
      <w:sdt>
        <w:sdtPr>
          <w:rPr>
            <w:rFonts w:ascii="Times New Roman" w:eastAsia="Calibri" w:hAnsi="Times New Roman" w:cs="Arial"/>
            <w:sz w:val="24"/>
            <w:szCs w:val="24"/>
            <w:lang w:val="es-ES"/>
          </w:rPr>
          <w:id w:val="-310705170"/>
          <w:citation/>
        </w:sdtPr>
        <w:sdtContent>
          <w:customXmlInsRangeEnd w:id="27"/>
          <w:ins w:id="28" w:author="DAVIDS  GONZALEZ" w:date="2018-10-10T13:21:00Z">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AND13 \l 12298 </w:instrText>
            </w:r>
          </w:ins>
          <w:r w:rsidRPr="006311C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29" w:author="DAVIDS  GONZALEZ" w:date="2018-10-10T13:21:00Z">
            <w:r w:rsidRPr="006311CE">
              <w:rPr>
                <w:rFonts w:ascii="Times New Roman" w:eastAsia="Calibri" w:hAnsi="Times New Roman" w:cs="Arial"/>
                <w:sz w:val="24"/>
                <w:szCs w:val="24"/>
                <w:lang w:val="es-ES"/>
              </w:rPr>
              <w:fldChar w:fldCharType="end"/>
            </w:r>
          </w:ins>
          <w:customXmlInsRangeStart w:id="30" w:author="DAVIDS  GONZALEZ" w:date="2018-10-10T13:21:00Z"/>
        </w:sdtContent>
      </w:sdt>
      <w:customXmlInsRangeEnd w:id="30"/>
    </w:p>
    <w:p w:rsidR="006311CE" w:rsidRPr="00570FAE" w:rsidDel="00A21A69" w:rsidRDefault="00570FAE">
      <w:pPr>
        <w:pStyle w:val="Descripcin"/>
        <w:keepNext/>
        <w:spacing w:line="360" w:lineRule="auto"/>
        <w:ind w:firstLine="708"/>
        <w:jc w:val="both"/>
        <w:rPr>
          <w:del w:id="31" w:author="DAVIDS  GONZALEZ" w:date="2019-01-25T16:26:00Z"/>
          <w:rFonts w:ascii="Times New Roman" w:hAnsi="Times New Roman" w:cs="Arial"/>
          <w:rPrChange w:id="32" w:author="DAVIDS  GONZALEZ" w:date="2019-01-25T16:26:00Z">
            <w:rPr>
              <w:del w:id="33" w:author="DAVIDS  GONZALEZ" w:date="2019-01-25T16:26:00Z"/>
              <w:rFonts w:ascii="Arial" w:eastAsia="Times New Roman" w:hAnsi="Arial" w:cs="Arial"/>
            </w:rPr>
          </w:rPrChange>
        </w:rPr>
        <w:pPrChange w:id="34" w:author="DAVIDS  GONZALEZ" w:date="2019-01-25T16:26:00Z">
          <w:pPr>
            <w:spacing w:after="0" w:line="240" w:lineRule="auto"/>
            <w:ind w:firstLine="708"/>
            <w:jc w:val="both"/>
          </w:pPr>
        </w:pPrChange>
      </w:pPr>
      <w:ins w:id="35" w:author="DAVIDS  GONZALEZ" w:date="2018-10-10T13:21:00Z">
        <w:r w:rsidRPr="00570FAE">
          <w:rPr>
            <w:rFonts w:ascii="Times New Roman" w:hAnsi="Times New Roman" w:cs="Arial"/>
            <w:noProof/>
          </w:rPr>
          <w:drawing>
            <wp:anchor distT="0" distB="0" distL="114300" distR="114300" simplePos="0" relativeHeight="251659264" behindDoc="0" locked="0" layoutInCell="1" allowOverlap="1" wp14:anchorId="2D9D9FF9" wp14:editId="130ECC1B">
              <wp:simplePos x="0" y="0"/>
              <wp:positionH relativeFrom="column">
                <wp:posOffset>491737</wp:posOffset>
              </wp:positionH>
              <wp:positionV relativeFrom="paragraph">
                <wp:posOffset>234818</wp:posOffset>
              </wp:positionV>
              <wp:extent cx="4334510" cy="2329815"/>
              <wp:effectExtent l="0" t="0" r="889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3451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6311CE" w:rsidRPr="00570FAE">
        <w:rPr>
          <w:rFonts w:ascii="Times New Roman" w:hAnsi="Times New Roman" w:cs="Arial"/>
          <w:noProof/>
        </w:rPr>
        <mc:AlternateContent>
          <mc:Choice Requires="wps">
            <w:drawing>
              <wp:anchor distT="0" distB="0" distL="114300" distR="114300" simplePos="0" relativeHeight="251661312" behindDoc="0" locked="0" layoutInCell="1" allowOverlap="1" wp14:anchorId="3F1FD70D" wp14:editId="4389E0F8">
                <wp:simplePos x="0" y="0"/>
                <wp:positionH relativeFrom="column">
                  <wp:posOffset>586740</wp:posOffset>
                </wp:positionH>
                <wp:positionV relativeFrom="paragraph">
                  <wp:posOffset>2634615</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rsidR="009E02BD" w:rsidRPr="000B1297" w:rsidRDefault="009E02BD" w:rsidP="006311CE">
                            <w:pPr>
                              <w:pStyle w:val="Descripcin"/>
                              <w:rPr>
                                <w:noProof/>
                              </w:rPr>
                            </w:pPr>
                            <w:bookmarkStart w:id="36"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37" w:author="DAVIDS  GONZALEZ" w:date="2018-10-10T13:20:00Z">
                              <w:r w:rsidRPr="006311CE">
                                <w:rPr>
                                  <w:rFonts w:ascii="Times New Roman" w:hAnsi="Times New Roman" w:cs="Arial"/>
                                </w:rPr>
                                <w:t xml:space="preserve">. </w:t>
                              </w:r>
                            </w:ins>
                            <w:customXmlInsRangeStart w:id="38" w:author="DAVIDS  GONZALEZ" w:date="2018-10-10T13:21:00Z"/>
                            <w:sdt>
                              <w:sdtPr>
                                <w:rPr>
                                  <w:rFonts w:ascii="Times New Roman" w:hAnsi="Times New Roman" w:cs="Arial"/>
                                </w:rPr>
                                <w:id w:val="297420217"/>
                                <w:citation/>
                              </w:sdtPr>
                              <w:sdtContent>
                                <w:customXmlInsRangeEnd w:id="38"/>
                                <w:ins w:id="39"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0" w:author="DAVIDS  GONZALEZ" w:date="2018-10-10T13:21:00Z">
                                  <w:r w:rsidRPr="006311CE">
                                    <w:rPr>
                                      <w:rFonts w:ascii="Times New Roman" w:hAnsi="Times New Roman" w:cs="Arial"/>
                                    </w:rPr>
                                    <w:fldChar w:fldCharType="end"/>
                                  </w:r>
                                </w:ins>
                                <w:customXmlInsRangeStart w:id="41" w:author="DAVIDS  GONZALEZ" w:date="2018-10-10T13:21:00Z"/>
                              </w:sdtContent>
                            </w:sdt>
                            <w:customXmlInsRangeEnd w:id="41"/>
                            <w:bookmarkEnd w:id="36"/>
                            <w:r w:rsidRPr="00EC724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FD70D" id="_x0000_t202" coordsize="21600,21600" o:spt="202" path="m,l,21600r21600,l21600,xe">
                <v:stroke joinstyle="miter"/>
                <v:path gradientshapeok="t" o:connecttype="rect"/>
              </v:shapetype>
              <v:shape id="Cuadro de texto 2" o:spid="_x0000_s1026" type="#_x0000_t202" style="position:absolute;left:0;text-align:left;margin-left:46.2pt;margin-top:207.4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" stroked="f">
                <v:textbox style="mso-fit-shape-to-text:t" inset="0,0,0,0">
                  <w:txbxContent>
                    <w:p w:rsidR="009E02BD" w:rsidRPr="000B1297" w:rsidRDefault="009E02BD" w:rsidP="006311CE">
                      <w:pPr>
                        <w:pStyle w:val="Descripcin"/>
                        <w:rPr>
                          <w:noProof/>
                        </w:rPr>
                      </w:pPr>
                      <w:bookmarkStart w:id="42"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43" w:author="DAVIDS  GONZALEZ" w:date="2018-10-10T13:20:00Z">
                        <w:r w:rsidRPr="006311CE">
                          <w:rPr>
                            <w:rFonts w:ascii="Times New Roman" w:hAnsi="Times New Roman" w:cs="Arial"/>
                          </w:rPr>
                          <w:t xml:space="preserve">. </w:t>
                        </w:r>
                      </w:ins>
                      <w:customXmlInsRangeStart w:id="44" w:author="DAVIDS  GONZALEZ" w:date="2018-10-10T13:21:00Z"/>
                      <w:sdt>
                        <w:sdtPr>
                          <w:rPr>
                            <w:rFonts w:ascii="Times New Roman" w:hAnsi="Times New Roman" w:cs="Arial"/>
                          </w:rPr>
                          <w:id w:val="297420217"/>
                          <w:citation/>
                        </w:sdtPr>
                        <w:sdtContent>
                          <w:customXmlInsRangeEnd w:id="44"/>
                          <w:ins w:id="45"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6" w:author="DAVIDS  GONZALEZ" w:date="2018-10-10T13:21:00Z">
                            <w:r w:rsidRPr="006311CE">
                              <w:rPr>
                                <w:rFonts w:ascii="Times New Roman" w:hAnsi="Times New Roman" w:cs="Arial"/>
                              </w:rPr>
                              <w:fldChar w:fldCharType="end"/>
                            </w:r>
                          </w:ins>
                          <w:customXmlInsRangeStart w:id="47" w:author="DAVIDS  GONZALEZ" w:date="2018-10-10T13:21:00Z"/>
                        </w:sdtContent>
                      </w:sdt>
                      <w:customXmlInsRangeEnd w:id="47"/>
                      <w:bookmarkEnd w:id="42"/>
                      <w:r w:rsidRPr="00EC7244">
                        <w:t xml:space="preserve"> </w:t>
                      </w:r>
                    </w:p>
                  </w:txbxContent>
                </v:textbox>
                <w10:wrap type="topAndBottom"/>
              </v:shape>
            </w:pict>
          </mc:Fallback>
        </mc:AlternateContent>
      </w:r>
    </w:p>
    <w:p w:rsidR="006311CE" w:rsidRPr="00570FAE" w:rsidRDefault="006311CE" w:rsidP="00570FAE">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8"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ascii="Times New Roman" w:eastAsia="Calibri" w:hAnsi="Times New Roman" w:cs="Arial"/>
            <w:sz w:val="24"/>
            <w:szCs w:val="24"/>
            <w:lang w:val="es-ES"/>
          </w:rPr>
          <w:id w:val="-255286665"/>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Dia17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A lo anterior, se suman las </w:t>
      </w:r>
      <w:r w:rsidRPr="00794146">
        <w:rPr>
          <w:rFonts w:ascii="Times New Roman" w:eastAsia="Calibri" w:hAnsi="Times New Roman" w:cs="Arial"/>
          <w:sz w:val="24"/>
          <w:szCs w:val="24"/>
          <w:lang w:val="es-ES"/>
        </w:rPr>
        <w:lastRenderedPageBreak/>
        <w:t xml:space="preserve">quejas que reciben las distintas comisiones de tránsito de Santa Elena por parte de los usuarios en general </w:t>
      </w:r>
      <w:sdt>
        <w:sdtPr>
          <w:rPr>
            <w:rFonts w:ascii="Times New Roman" w:eastAsia="Calibri" w:hAnsi="Times New Roman" w:cs="Arial"/>
            <w:sz w:val="24"/>
            <w:szCs w:val="24"/>
            <w:lang w:val="es-ES"/>
          </w:rPr>
          <w:id w:val="18209547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[4]</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rsidP="00794146">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9"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ANT busca una alternativa para que accidentes e infracciones que son provocados por el transporte público disminuyan, y puesto que la información es poder, la ANT requiere</w:t>
      </w:r>
      <w:r w:rsidR="002457A4">
        <w:rPr>
          <w:rFonts w:ascii="Times New Roman" w:eastAsia="Calibri" w:hAnsi="Times New Roman" w:cs="Arial"/>
          <w:sz w:val="24"/>
          <w:szCs w:val="24"/>
          <w:lang w:val="es-ES"/>
        </w:rPr>
        <w:t xml:space="preserve"> de</w:t>
      </w:r>
      <w:r w:rsidRPr="00794146">
        <w:rPr>
          <w:rFonts w:ascii="Times New Roman" w:eastAsia="Calibri" w:hAnsi="Times New Roman" w:cs="Arial"/>
          <w:sz w:val="24"/>
          <w:szCs w:val="24"/>
          <w:lang w:val="es-ES"/>
        </w:rPr>
        <w:t xml:space="preserve"> sistemas de información para mejorar su gestión del </w:t>
      </w:r>
      <w:del w:id="50" w:author="DAVIDS  GONZALEZ" w:date="2018-10-02T11:07:00Z">
        <w:r w:rsidRPr="00794146" w:rsidDel="006B28B5">
          <w:rPr>
            <w:rFonts w:ascii="Times New Roman" w:eastAsia="Calibri" w:hAnsi="Times New Roman" w:cs="Arial"/>
            <w:sz w:val="24"/>
            <w:szCs w:val="24"/>
            <w:lang w:val="es-ES"/>
          </w:rPr>
          <w:delText>transito</w:delText>
        </w:r>
      </w:del>
      <w:ins w:id="51"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lo cual indirectamente incide en el </w:t>
      </w:r>
      <w:del w:id="52" w:author="DAVIDS  GONZALEZ" w:date="2018-10-02T11:07:00Z">
        <w:r w:rsidRPr="00794146" w:rsidDel="006B28B5">
          <w:rPr>
            <w:rFonts w:ascii="Times New Roman" w:eastAsia="Calibri" w:hAnsi="Times New Roman" w:cs="Arial"/>
            <w:sz w:val="24"/>
            <w:szCs w:val="24"/>
            <w:lang w:val="es-ES"/>
          </w:rPr>
          <w:delText>numero</w:delText>
        </w:r>
      </w:del>
      <w:ins w:id="53" w:author="DAVIDS  GONZALEZ" w:date="2018-10-02T11:07:00Z">
        <w:r w:rsidRPr="00794146">
          <w:rPr>
            <w:rFonts w:ascii="Times New Roman" w:eastAsia="Calibri" w:hAnsi="Times New Roman" w:cs="Arial"/>
            <w:sz w:val="24"/>
            <w:szCs w:val="24"/>
            <w:lang w:val="es-ES"/>
          </w:rPr>
          <w:t>número</w:t>
        </w:r>
      </w:ins>
      <w:r w:rsidRPr="00794146">
        <w:rPr>
          <w:rFonts w:ascii="Times New Roman" w:eastAsia="Calibri" w:hAnsi="Times New Roman" w:cs="Arial"/>
          <w:sz w:val="24"/>
          <w:szCs w:val="24"/>
          <w:lang w:val="es-ES"/>
        </w:rPr>
        <w:t xml:space="preserve"> de accidentes de </w:t>
      </w:r>
      <w:del w:id="54" w:author="DAVIDS  GONZALEZ" w:date="2018-10-02T11:07:00Z">
        <w:r w:rsidRPr="00794146" w:rsidDel="006B28B5">
          <w:rPr>
            <w:rFonts w:ascii="Times New Roman" w:eastAsia="Calibri" w:hAnsi="Times New Roman" w:cs="Arial"/>
            <w:sz w:val="24"/>
            <w:szCs w:val="24"/>
            <w:lang w:val="es-ES"/>
          </w:rPr>
          <w:delText>transito</w:delText>
        </w:r>
      </w:del>
      <w:ins w:id="55"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terrestre.</w:t>
      </w:r>
    </w:p>
    <w:p w:rsidR="00794146" w:rsidRPr="00794146" w:rsidRDefault="00794146">
      <w:pPr>
        <w:spacing w:after="0" w:line="360" w:lineRule="auto"/>
        <w:jc w:val="both"/>
        <w:rPr>
          <w:rFonts w:ascii="Times New Roman" w:eastAsia="Calibri" w:hAnsi="Times New Roman" w:cs="Arial"/>
          <w:sz w:val="24"/>
          <w:szCs w:val="24"/>
          <w:lang w:val="es-ES"/>
        </w:rPr>
        <w:pPrChange w:id="56" w:author="DAVIDS  GONZALEZ" w:date="2018-10-01T16:48:00Z">
          <w:pPr>
            <w:spacing w:after="0" w:line="240" w:lineRule="auto"/>
            <w:ind w:firstLine="70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57"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Por otro lado, y con el mismo fin, la ANT desea proveer una solución</w:t>
      </w:r>
      <w:ins w:id="58" w:author="Ivan A Sanchez Vera" w:date="2018-09-28T10:27:00Z">
        <w:r w:rsidRPr="00794146">
          <w:rPr>
            <w:rFonts w:ascii="Times New Roman" w:eastAsia="Calibri" w:hAnsi="Times New Roman" w:cs="Arial"/>
            <w:sz w:val="24"/>
            <w:szCs w:val="24"/>
            <w:lang w:val="es-ES"/>
          </w:rPr>
          <w:t xml:space="preserve"> </w:t>
        </w:r>
        <w:del w:id="59" w:author="DAVIDS  GONZALEZ" w:date="2018-10-01T10:33:00Z">
          <w:r w:rsidRPr="00794146" w:rsidDel="00681FB3">
            <w:rPr>
              <w:rFonts w:ascii="Times New Roman" w:eastAsia="Calibri" w:hAnsi="Times New Roman" w:cs="Arial"/>
              <w:sz w:val="24"/>
              <w:szCs w:val="24"/>
              <w:lang w:val="es-ES"/>
            </w:rPr>
            <w:delText>informatica</w:delText>
          </w:r>
        </w:del>
      </w:ins>
      <w:ins w:id="60" w:author="DAVIDS  GONZALEZ" w:date="2018-10-01T10:33:00Z">
        <w:r w:rsidRPr="00794146">
          <w:rPr>
            <w:rFonts w:ascii="Times New Roman" w:eastAsia="Calibri" w:hAnsi="Times New Roman" w:cs="Arial"/>
            <w:sz w:val="24"/>
            <w:szCs w:val="24"/>
            <w:lang w:val="es-ES"/>
          </w:rPr>
          <w:t>informática</w:t>
        </w:r>
      </w:ins>
      <w:r w:rsidRPr="00794146">
        <w:rPr>
          <w:rFonts w:ascii="Times New Roman" w:eastAsia="Calibri" w:hAnsi="Times New Roman" w:cs="Arial"/>
          <w:sz w:val="24"/>
          <w:szCs w:val="24"/>
          <w:lang w:val="es-ES"/>
        </w:rPr>
        <w:t xml:space="preserve"> en la que los usuarios de buses urbanos en Santa Elena tengan conocimiento de las rutas y paradas que realizan los mismos, sobre todo turistas que buscan tiempo de tranquilidad en la provincia y que </w:t>
      </w:r>
      <w:del w:id="61" w:author="DAVIDS  GONZALEZ" w:date="2018-10-01T10:34:00Z">
        <w:r w:rsidRPr="00794146" w:rsidDel="00681FB3">
          <w:rPr>
            <w:rFonts w:ascii="Times New Roman" w:eastAsia="Calibri" w:hAnsi="Times New Roman" w:cs="Arial"/>
            <w:sz w:val="24"/>
            <w:szCs w:val="24"/>
            <w:lang w:val="es-ES"/>
          </w:rPr>
          <w:delText>utlilicen</w:delText>
        </w:r>
      </w:del>
      <w:ins w:id="62" w:author="DAVIDS  GONZALEZ" w:date="2018-10-01T10:34:00Z">
        <w:r w:rsidRPr="00794146">
          <w:rPr>
            <w:rFonts w:ascii="Times New Roman" w:eastAsia="Calibri" w:hAnsi="Times New Roman" w:cs="Arial"/>
            <w:sz w:val="24"/>
            <w:szCs w:val="24"/>
            <w:lang w:val="es-ES"/>
          </w:rPr>
          <w:t>utilicen</w:t>
        </w:r>
      </w:ins>
      <w:ins w:id="63" w:author="Ivan A Sanchez Vera" w:date="2018-09-28T10:27:00Z">
        <w:r w:rsidRPr="00794146">
          <w:rPr>
            <w:rFonts w:ascii="Times New Roman" w:eastAsia="Calibri" w:hAnsi="Times New Roman" w:cs="Arial"/>
            <w:sz w:val="24"/>
            <w:szCs w:val="24"/>
            <w:lang w:val="es-ES"/>
          </w:rPr>
          <w:t xml:space="preserve"> </w:t>
        </w:r>
      </w:ins>
      <w:r w:rsidRPr="00794146">
        <w:rPr>
          <w:rFonts w:ascii="Times New Roman" w:eastAsia="Calibri" w:hAnsi="Times New Roman" w:cs="Arial"/>
          <w:sz w:val="24"/>
          <w:szCs w:val="24"/>
          <w:lang w:val="es-ES"/>
        </w:rPr>
        <w:t>como medio de transporte los buses urbanos.</w:t>
      </w:r>
    </w:p>
    <w:p w:rsidR="00794146" w:rsidRPr="00794146" w:rsidRDefault="00794146">
      <w:pPr>
        <w:spacing w:after="0" w:line="360" w:lineRule="auto"/>
        <w:jc w:val="both"/>
        <w:rPr>
          <w:rFonts w:ascii="Times New Roman" w:eastAsia="Calibri" w:hAnsi="Times New Roman" w:cs="Arial"/>
          <w:sz w:val="24"/>
          <w:szCs w:val="24"/>
          <w:lang w:val="es-ES"/>
        </w:rPr>
        <w:pPrChange w:id="64" w:author="DAVIDS  GONZALEZ" w:date="2018-10-01T16:48:00Z">
          <w:pPr>
            <w:spacing w:after="0" w:line="240" w:lineRule="auto"/>
            <w:ind w:firstLine="568"/>
            <w:jc w:val="both"/>
          </w:pPr>
        </w:pPrChange>
      </w:pPr>
    </w:p>
    <w:p w:rsidR="00794146" w:rsidRPr="00794146" w:rsidRDefault="00794146">
      <w:pPr>
        <w:spacing w:after="0" w:line="360" w:lineRule="auto"/>
        <w:jc w:val="both"/>
        <w:rPr>
          <w:ins w:id="65" w:author="DAVIDS  GONZALEZ" w:date="2018-10-10T13:30:00Z"/>
          <w:rFonts w:ascii="Times New Roman" w:eastAsia="Calibri" w:hAnsi="Times New Roman" w:cs="Arial"/>
          <w:sz w:val="24"/>
          <w:szCs w:val="24"/>
          <w:lang w:val="es-ES"/>
        </w:rPr>
        <w:pPrChange w:id="66"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ascii="Times New Roman" w:eastAsia="Calibri" w:hAnsi="Times New Roman" w:cs="Arial"/>
          <w:sz w:val="24"/>
          <w:szCs w:val="24"/>
          <w:lang w:val="es-ES"/>
        </w:rPr>
        <w:t>Directora</w:t>
      </w:r>
      <w:proofErr w:type="gramEnd"/>
      <w:r w:rsidRPr="00794146">
        <w:rPr>
          <w:rFonts w:ascii="Times New Roman" w:eastAsia="Calibri" w:hAnsi="Times New Roman" w:cs="Arial"/>
          <w:sz w:val="24"/>
          <w:szCs w:val="24"/>
          <w:lang w:val="es-ES"/>
        </w:rPr>
        <w:t xml:space="preserve"> de la ANT está conformado por 8 cooperativas de transporte con 240 unidades” </w:t>
      </w:r>
      <w:sdt>
        <w:sdtPr>
          <w:rPr>
            <w:rFonts w:ascii="Times New Roman" w:eastAsia="Calibri" w:hAnsi="Times New Roman" w:cs="Arial"/>
            <w:sz w:val="24"/>
            <w:szCs w:val="24"/>
            <w:lang w:val="es-ES"/>
          </w:rPr>
          <w:id w:val="-920170690"/>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CITATION IPa17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[5]</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para brindar el servicio a los usuarios.</w:t>
      </w:r>
      <w:ins w:id="67" w:author="DAVIDS  GONZALEZ" w:date="2018-10-15T12:14:00Z">
        <w:r w:rsidRPr="00794146">
          <w:rPr>
            <w:rFonts w:ascii="Times New Roman" w:eastAsia="Calibri" w:hAnsi="Times New Roman" w:cs="Arial"/>
            <w:sz w:val="24"/>
            <w:szCs w:val="24"/>
            <w:lang w:val="es-ES"/>
          </w:rPr>
          <w:t xml:space="preserve"> (Ver Anexo 1)</w:t>
        </w:r>
      </w:ins>
    </w:p>
    <w:p w:rsidR="00794146" w:rsidRPr="00794146" w:rsidRDefault="00794146">
      <w:pPr>
        <w:spacing w:after="0" w:line="360" w:lineRule="auto"/>
        <w:jc w:val="both"/>
        <w:rPr>
          <w:ins w:id="68" w:author="DAVIDS  GONZALEZ" w:date="2018-10-10T13:30:00Z"/>
          <w:rFonts w:ascii="Times New Roman" w:eastAsia="Calibri" w:hAnsi="Times New Roman" w:cs="Arial"/>
          <w:sz w:val="24"/>
          <w:szCs w:val="24"/>
          <w:lang w:val="es-ES"/>
        </w:rPr>
        <w:pPrChange w:id="69" w:author="DAVIDS  GONZALEZ" w:date="2018-10-01T16:48:00Z">
          <w:pPr>
            <w:spacing w:after="0" w:line="240" w:lineRule="auto"/>
            <w:ind w:firstLine="568"/>
            <w:jc w:val="both"/>
          </w:pPr>
        </w:pPrChange>
      </w:pPr>
    </w:p>
    <w:p w:rsidR="00794146" w:rsidRPr="00794146" w:rsidDel="0009012F" w:rsidRDefault="00794146">
      <w:pPr>
        <w:spacing w:after="0" w:line="360" w:lineRule="auto"/>
        <w:jc w:val="both"/>
        <w:rPr>
          <w:del w:id="70" w:author="DAVIDS  GONZALEZ" w:date="2018-10-10T13:30:00Z"/>
          <w:rFonts w:ascii="Times New Roman" w:eastAsia="Calibri" w:hAnsi="Times New Roman" w:cs="Arial"/>
          <w:sz w:val="24"/>
          <w:szCs w:val="24"/>
          <w:lang w:val="es-ES"/>
        </w:rPr>
        <w:pPrChange w:id="71" w:author="DAVIDS  GONZALEZ" w:date="2018-10-10T13:31:00Z">
          <w:pPr>
            <w:spacing w:after="0" w:line="240" w:lineRule="auto"/>
            <w:ind w:firstLine="568"/>
            <w:jc w:val="both"/>
          </w:pPr>
        </w:pPrChange>
      </w:pPr>
      <w:ins w:id="72" w:author="DAVIDS  GONZALEZ" w:date="2018-10-10T13:30:00Z">
        <w:r w:rsidRPr="00794146">
          <w:rPr>
            <w:rFonts w:ascii="Times New Roman" w:eastAsia="Calibri" w:hAnsi="Times New Roman" w:cs="Arial"/>
            <w:sz w:val="24"/>
            <w:szCs w:val="24"/>
            <w:lang w:val="es-ES"/>
            <w:rPrChange w:id="73" w:author="DAVIDS  GONZALEZ" w:date="2018-10-10T13:30:00Z">
              <w:rPr/>
            </w:rPrChange>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ins>
      <w:customXmlInsRangeStart w:id="74" w:author="DAVIDS  GONZALEZ" w:date="2018-10-10T13:32:00Z"/>
      <w:sdt>
        <w:sdtPr>
          <w:rPr>
            <w:rFonts w:ascii="Times New Roman" w:eastAsia="Calibri" w:hAnsi="Times New Roman" w:cs="Arial"/>
            <w:sz w:val="24"/>
            <w:szCs w:val="24"/>
            <w:lang w:val="es-ES"/>
          </w:rPr>
          <w:id w:val="1336727101"/>
          <w:citation/>
        </w:sdtPr>
        <w:sdtContent>
          <w:customXmlInsRangeEnd w:id="74"/>
          <w:ins w:id="75" w:author="DAVIDS  GONZALEZ" w:date="2018-10-10T13:32: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MIR15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6" w:author="DAVIDS  GONZALEZ" w:date="2018-10-10T13:32:00Z">
            <w:r w:rsidRPr="00794146">
              <w:rPr>
                <w:rFonts w:ascii="Times New Roman" w:eastAsia="Calibri" w:hAnsi="Times New Roman" w:cs="Arial"/>
                <w:sz w:val="24"/>
                <w:szCs w:val="24"/>
                <w:lang w:val="es-ES"/>
              </w:rPr>
              <w:fldChar w:fldCharType="end"/>
            </w:r>
          </w:ins>
          <w:customXmlInsRangeStart w:id="77" w:author="DAVIDS  GONZALEZ" w:date="2018-10-10T13:32:00Z"/>
        </w:sdtContent>
      </w:sdt>
      <w:customXmlInsRangeEnd w:id="77"/>
    </w:p>
    <w:p w:rsidR="00794146" w:rsidRPr="00794146" w:rsidRDefault="00794146">
      <w:pPr>
        <w:spacing w:after="0" w:line="360" w:lineRule="auto"/>
        <w:jc w:val="both"/>
        <w:rPr>
          <w:ins w:id="78" w:author="DAVIDS  GONZALEZ" w:date="2018-10-10T13:30:00Z"/>
          <w:rFonts w:ascii="Times New Roman" w:eastAsia="Calibri" w:hAnsi="Times New Roman" w:cs="Arial"/>
          <w:sz w:val="24"/>
          <w:szCs w:val="24"/>
          <w:lang w:val="es-ES"/>
        </w:rPr>
        <w:pPrChange w:id="79" w:author="DAVIDS  GONZALEZ" w:date="2018-10-10T13:31: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0" w:author="DAVIDS  GONZALEZ" w:date="2018-10-10T13:30: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1"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Como antecedente a esta propuesta, se deja constancia que este no es el primer esfuerzo de proveer información por medios electrónicos acerca del Sistema de 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ascii="Times New Roman" w:eastAsia="Calibri" w:hAnsi="Times New Roman" w:cs="Arial"/>
            <w:sz w:val="24"/>
            <w:szCs w:val="24"/>
            <w:lang w:val="es-ES"/>
          </w:rPr>
          <w:id w:val="126958786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pPr>
        <w:spacing w:after="0" w:line="360" w:lineRule="auto"/>
        <w:jc w:val="both"/>
        <w:rPr>
          <w:rFonts w:ascii="Times New Roman" w:eastAsia="Calibri" w:hAnsi="Times New Roman" w:cs="Arial"/>
          <w:sz w:val="24"/>
          <w:szCs w:val="24"/>
          <w:lang w:val="es-ES"/>
        </w:rPr>
        <w:pPrChange w:id="82" w:author="DAVIDS  GONZALEZ" w:date="2018-10-01T16:48:00Z">
          <w:pPr>
            <w:spacing w:after="0"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 xml:space="preserve">La ANT abasteció a 240 buses con validadores de tarjetas y GPS (sistema de posicionamiento) para el desarrollo del proyecto de Rediseño de Tránsito de Santa Elena, </w:t>
      </w:r>
      <w:r w:rsidRPr="00794146">
        <w:rPr>
          <w:rFonts w:ascii="Times New Roman" w:eastAsia="Calibri" w:hAnsi="Times New Roman" w:cs="Arial"/>
          <w:sz w:val="24"/>
          <w:szCs w:val="24"/>
          <w:lang w:val="es-ES"/>
        </w:rPr>
        <w:lastRenderedPageBreak/>
        <w:t>además colocó 235 paradas inteligentes. “El usuario podrá ver la ruta y el tiempo aproximado para que llegue el bus”, explicó en ese tiempo Fátima Paris, Directora Provincial de la ANT, en una entrevista en Habla Guayas</w:t>
      </w:r>
      <w:sdt>
        <w:sdtPr>
          <w:rPr>
            <w:rFonts w:ascii="Times New Roman" w:eastAsia="Calibri" w:hAnsi="Times New Roman" w:cs="Arial"/>
            <w:sz w:val="24"/>
            <w:szCs w:val="24"/>
            <w:lang w:val="es-ES"/>
          </w:rPr>
          <w:id w:val="291644646"/>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Sin embargo, el proyecto del cobro electrónico no tuvo una buena acogida por parte de los usuarios y fue cambiado por el pago de pasaje en efectivo debido a las quejas de estos</w:t>
      </w:r>
      <w:sdt>
        <w:sdtPr>
          <w:rPr>
            <w:rFonts w:ascii="Times New Roman" w:eastAsia="Calibri" w:hAnsi="Times New Roman" w:cs="Arial"/>
            <w:sz w:val="24"/>
            <w:szCs w:val="24"/>
            <w:lang w:val="es-ES"/>
          </w:rPr>
          <w:id w:val="-34125049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ElU151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[8]</w:t>
          </w:r>
          <w:r w:rsidRPr="00794146">
            <w:rPr>
              <w:rFonts w:ascii="Times New Roman" w:eastAsia="Calibri" w:hAnsi="Times New Roman" w:cs="Arial"/>
              <w:sz w:val="24"/>
              <w:szCs w:val="24"/>
              <w:lang w:val="es-ES"/>
            </w:rPr>
            <w:fldChar w:fldCharType="end"/>
          </w:r>
        </w:sdtContent>
      </w:sdt>
      <w:ins w:id="83" w:author="DAVIDS  GONZALEZ" w:date="2018-10-01T17:00:00Z">
        <w:r w:rsidRPr="00794146">
          <w:rPr>
            <w:rFonts w:ascii="Times New Roman" w:eastAsia="Calibri" w:hAnsi="Times New Roman" w:cs="Arial"/>
            <w:sz w:val="24"/>
            <w:szCs w:val="24"/>
            <w:lang w:val="es-ES"/>
          </w:rPr>
          <w:t>, también las paradas inteligentes nunca llegaron a poner</w:t>
        </w:r>
      </w:ins>
      <w:ins w:id="84" w:author="DAVIDS  GONZALEZ" w:date="2018-10-01T17:05:00Z">
        <w:r w:rsidRPr="00794146">
          <w:rPr>
            <w:rFonts w:ascii="Times New Roman" w:eastAsia="Calibri" w:hAnsi="Times New Roman" w:cs="Arial"/>
            <w:sz w:val="24"/>
            <w:szCs w:val="24"/>
            <w:lang w:val="es-ES"/>
          </w:rPr>
          <w:t>se</w:t>
        </w:r>
      </w:ins>
      <w:ins w:id="85" w:author="DAVIDS  GONZALEZ" w:date="2018-10-01T17:00:00Z">
        <w:r w:rsidRPr="00794146">
          <w:rPr>
            <w:rFonts w:ascii="Times New Roman" w:eastAsia="Calibri" w:hAnsi="Times New Roman" w:cs="Arial"/>
            <w:sz w:val="24"/>
            <w:szCs w:val="24"/>
            <w:lang w:val="es-ES"/>
          </w:rPr>
          <w:t xml:space="preserve"> en funcionamiento, quedando obsoleto </w:t>
        </w:r>
      </w:ins>
      <w:ins w:id="86" w:author="DAVIDS  GONZALEZ" w:date="2018-10-10T13:38:00Z">
        <w:r w:rsidRPr="00794146">
          <w:rPr>
            <w:rFonts w:ascii="Times New Roman" w:eastAsia="Calibri" w:hAnsi="Times New Roman" w:cs="Arial"/>
            <w:sz w:val="24"/>
            <w:szCs w:val="24"/>
            <w:lang w:val="es-ES"/>
          </w:rPr>
          <w:t xml:space="preserve">y no abierto al </w:t>
        </w:r>
      </w:ins>
      <w:ins w:id="87" w:author="DAVIDS  GONZALEZ" w:date="2018-10-10T13:39:00Z">
        <w:r w:rsidRPr="00794146">
          <w:rPr>
            <w:rFonts w:ascii="Times New Roman" w:eastAsia="Calibri" w:hAnsi="Times New Roman" w:cs="Arial"/>
            <w:sz w:val="24"/>
            <w:szCs w:val="24"/>
            <w:lang w:val="es-ES"/>
          </w:rPr>
          <w:t>público</w:t>
        </w:r>
      </w:ins>
      <w:ins w:id="88" w:author="DAVIDS  GONZALEZ" w:date="2018-10-10T13:38:00Z">
        <w:r w:rsidRPr="00794146">
          <w:rPr>
            <w:rFonts w:ascii="Times New Roman" w:eastAsia="Calibri" w:hAnsi="Times New Roman" w:cs="Arial"/>
            <w:sz w:val="24"/>
            <w:szCs w:val="24"/>
            <w:lang w:val="es-ES"/>
          </w:rPr>
          <w:t xml:space="preserve"> </w:t>
        </w:r>
      </w:ins>
      <w:ins w:id="89" w:author="DAVIDS  GONZALEZ" w:date="2019-01-25T16:40:00Z">
        <w:r w:rsidRPr="00794146">
          <w:rPr>
            <w:rFonts w:ascii="Times New Roman" w:eastAsia="Calibri" w:hAnsi="Times New Roman" w:cs="Arial"/>
            <w:sz w:val="24"/>
            <w:szCs w:val="24"/>
            <w:lang w:val="es-ES"/>
          </w:rPr>
          <w:t xml:space="preserve">según </w:t>
        </w:r>
      </w:ins>
      <w:ins w:id="90" w:author="DAVIDS  GONZALEZ" w:date="2018-10-10T13:38:00Z">
        <w:r w:rsidRPr="00794146">
          <w:rPr>
            <w:rFonts w:ascii="Times New Roman" w:eastAsia="Calibri" w:hAnsi="Times New Roman" w:cs="Arial"/>
            <w:sz w:val="24"/>
            <w:szCs w:val="24"/>
            <w:lang w:val="es-ES"/>
          </w:rPr>
          <w:t>el sistema de recaudación el 12</w:t>
        </w:r>
      </w:ins>
      <w:ins w:id="91" w:author="DAVIDS  GONZALEZ" w:date="2018-10-10T13:39:00Z">
        <w:r w:rsidRPr="00794146">
          <w:rPr>
            <w:rFonts w:ascii="Times New Roman" w:eastAsia="Calibri" w:hAnsi="Times New Roman" w:cs="Arial"/>
            <w:sz w:val="24"/>
            <w:szCs w:val="24"/>
            <w:lang w:val="es-ES"/>
          </w:rPr>
          <w:t xml:space="preserve"> de agosto del 2015. </w:t>
        </w:r>
      </w:ins>
      <w:customXmlInsRangeStart w:id="92" w:author="DAVIDS  GONZALEZ" w:date="2018-10-10T13:40:00Z"/>
      <w:sdt>
        <w:sdtPr>
          <w:rPr>
            <w:rFonts w:ascii="Times New Roman" w:eastAsia="Calibri" w:hAnsi="Times New Roman" w:cs="Arial"/>
            <w:sz w:val="24"/>
            <w:szCs w:val="24"/>
            <w:lang w:val="es-ES"/>
          </w:rPr>
          <w:id w:val="-99650817"/>
          <w:citation/>
        </w:sdtPr>
        <w:sdtContent>
          <w:customXmlInsRangeEnd w:id="92"/>
          <w:ins w:id="93" w:author="DAVIDS  GONZALEZ" w:date="2018-10-10T13:40: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Mar17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[9]</w:t>
          </w:r>
          <w:ins w:id="94" w:author="DAVIDS  GONZALEZ" w:date="2018-10-10T13:40:00Z">
            <w:r w:rsidRPr="00794146">
              <w:rPr>
                <w:rFonts w:ascii="Times New Roman" w:eastAsia="Calibri" w:hAnsi="Times New Roman" w:cs="Arial"/>
                <w:sz w:val="24"/>
                <w:szCs w:val="24"/>
                <w:lang w:val="es-ES"/>
              </w:rPr>
              <w:fldChar w:fldCharType="end"/>
            </w:r>
          </w:ins>
          <w:customXmlInsRangeStart w:id="95" w:author="DAVIDS  GONZALEZ" w:date="2018-10-10T13:40:00Z"/>
        </w:sdtContent>
      </w:sdt>
      <w:customXmlInsRangeEnd w:id="95"/>
    </w:p>
    <w:p w:rsidR="00794146" w:rsidRPr="00794146" w:rsidRDefault="00794146" w:rsidP="00794146">
      <w:pPr>
        <w:spacing w:after="0" w:line="360" w:lineRule="auto"/>
        <w:jc w:val="both"/>
        <w:rPr>
          <w:ins w:id="96" w:author="DAVIDS  GONZALEZ" w:date="2018-10-10T13:45: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97" w:author="DAVIDS  GONZALEZ" w:date="2018-10-10T13:46:00Z">
        <w:r w:rsidRPr="00794146">
          <w:rPr>
            <w:rFonts w:ascii="Times New Roman" w:eastAsia="Calibri" w:hAnsi="Times New Roman" w:cs="Arial"/>
            <w:sz w:val="24"/>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ins>
      <w:customXmlInsRangeStart w:id="98" w:author="DAVIDS  GONZALEZ" w:date="2018-10-10T13:47:00Z"/>
      <w:sdt>
        <w:sdtPr>
          <w:rPr>
            <w:rFonts w:ascii="Times New Roman" w:eastAsia="Calibri" w:hAnsi="Times New Roman" w:cs="Arial"/>
            <w:sz w:val="24"/>
            <w:szCs w:val="24"/>
            <w:lang w:val="es-ES"/>
          </w:rPr>
          <w:id w:val="29626332"/>
          <w:citation/>
        </w:sdtPr>
        <w:sdtContent>
          <w:customXmlInsRangeEnd w:id="98"/>
          <w:ins w:id="99" w:author="DAVIDS  GONZALEZ" w:date="2018-10-10T13:47: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ANT16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[10]</w:t>
          </w:r>
          <w:ins w:id="100" w:author="DAVIDS  GONZALEZ" w:date="2018-10-10T13:47:00Z">
            <w:r w:rsidRPr="00794146">
              <w:rPr>
                <w:rFonts w:ascii="Times New Roman" w:eastAsia="Calibri" w:hAnsi="Times New Roman" w:cs="Arial"/>
                <w:sz w:val="24"/>
                <w:szCs w:val="24"/>
                <w:lang w:val="es-ES"/>
              </w:rPr>
              <w:fldChar w:fldCharType="end"/>
            </w:r>
          </w:ins>
          <w:customXmlInsRangeStart w:id="101" w:author="DAVIDS  GONZALEZ" w:date="2018-10-10T13:47:00Z"/>
        </w:sdtContent>
      </w:sdt>
      <w:customXmlInsRangeEnd w:id="101"/>
    </w:p>
    <w:p w:rsidR="00794146" w:rsidRPr="00794146" w:rsidRDefault="00794146" w:rsidP="00794146">
      <w:pPr>
        <w:spacing w:after="0" w:line="360" w:lineRule="auto"/>
        <w:jc w:val="both"/>
        <w:rPr>
          <w:ins w:id="102" w:author="DAVIDS  GONZALEZ" w:date="2018-10-10T13:5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103" w:author="DAVIDS  GONZALEZ" w:date="2018-10-10T13:51:00Z">
        <w:r w:rsidRPr="00794146">
          <w:rPr>
            <w:rFonts w:ascii="Times New Roman" w:eastAsia="Calibri" w:hAnsi="Times New Roman" w:cs="Arial"/>
            <w:sz w:val="24"/>
            <w:szCs w:val="24"/>
            <w:lang w:val="es-ES"/>
            <w:rPrChange w:id="104" w:author="DAVIDS  GONZALEZ" w:date="2018-10-10T13:51:00Z">
              <w:rPr>
                <w:rFonts w:ascii="Arial" w:hAnsi="Arial" w:cs="Arial"/>
                <w:bCs/>
                <w:sz w:val="24"/>
                <w:szCs w:val="24"/>
              </w:rPr>
            </w:rPrChange>
          </w:rPr>
          <w:t>La información de los diferentes horarios y rutas que cubren cada una de las líneas de transporte urbano de Santa Elena, se las puede encontrar de forma escrita</w:t>
        </w:r>
      </w:ins>
      <w:customXmlInsRangeStart w:id="105" w:author="DAVIDS  GONZALEZ" w:date="2018-10-10T13:51:00Z"/>
      <w:sdt>
        <w:sdtPr>
          <w:rPr>
            <w:rFonts w:ascii="Times New Roman" w:eastAsia="Calibri" w:hAnsi="Times New Roman" w:cs="Arial"/>
            <w:sz w:val="24"/>
            <w:szCs w:val="24"/>
            <w:lang w:val="es-ES"/>
          </w:rPr>
          <w:id w:val="-912852610"/>
          <w:citation/>
        </w:sdtPr>
        <w:sdtContent>
          <w:customXmlInsRangeEnd w:id="105"/>
          <w:ins w:id="106" w:author="DAVIDS  GONZALEZ" w:date="2018-10-10T13:51:00Z">
            <w:r w:rsidRPr="00794146">
              <w:rPr>
                <w:rFonts w:ascii="Times New Roman" w:eastAsia="Calibri" w:hAnsi="Times New Roman" w:cs="Arial"/>
                <w:sz w:val="24"/>
                <w:szCs w:val="24"/>
                <w:lang w:val="es-ES"/>
                <w:rPrChange w:id="107" w:author="DAVIDS  GONZALEZ" w:date="2018-10-10T13:51:00Z">
                  <w:rPr>
                    <w:rFonts w:ascii="Arial" w:hAnsi="Arial" w:cs="Arial"/>
                    <w:bCs/>
                    <w:sz w:val="24"/>
                    <w:szCs w:val="24"/>
                  </w:rPr>
                </w:rPrChange>
              </w:rPr>
              <w:fldChar w:fldCharType="begin"/>
            </w:r>
            <w:r w:rsidRPr="00794146">
              <w:rPr>
                <w:rFonts w:ascii="Times New Roman" w:eastAsia="Calibri" w:hAnsi="Times New Roman" w:cs="Arial"/>
                <w:sz w:val="24"/>
                <w:szCs w:val="24"/>
                <w:lang w:val="es-ES"/>
                <w:rPrChange w:id="108" w:author="DAVIDS  GONZALEZ" w:date="2018-10-10T13:51:00Z">
                  <w:rPr>
                    <w:rFonts w:ascii="Arial" w:hAnsi="Arial" w:cs="Arial"/>
                    <w:bCs/>
                    <w:sz w:val="24"/>
                    <w:szCs w:val="24"/>
                  </w:rPr>
                </w:rPrChange>
              </w:rPr>
              <w:instrText xml:space="preserve"> CITATION ANT16 \l 3082 </w:instrText>
            </w:r>
            <w:r w:rsidRPr="00794146">
              <w:rPr>
                <w:rFonts w:ascii="Times New Roman" w:eastAsia="Calibri" w:hAnsi="Times New Roman" w:cs="Arial"/>
                <w:sz w:val="24"/>
                <w:szCs w:val="24"/>
                <w:lang w:val="es-ES"/>
                <w:rPrChange w:id="109" w:author="DAVIDS  GONZALEZ" w:date="2018-10-10T13:51:00Z">
                  <w:rPr>
                    <w:rFonts w:ascii="Arial" w:hAnsi="Arial" w:cs="Arial"/>
                    <w:bCs/>
                    <w:sz w:val="24"/>
                    <w:szCs w:val="24"/>
                  </w:rPr>
                </w:rPrChange>
              </w:rPr>
              <w:fldChar w:fldCharType="separate"/>
            </w:r>
          </w:ins>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[10]</w:t>
          </w:r>
          <w:ins w:id="110" w:author="DAVIDS  GONZALEZ" w:date="2018-10-10T13:51:00Z">
            <w:r w:rsidRPr="00794146">
              <w:rPr>
                <w:rFonts w:ascii="Times New Roman" w:eastAsia="Calibri" w:hAnsi="Times New Roman" w:cs="Arial"/>
                <w:sz w:val="24"/>
                <w:szCs w:val="24"/>
                <w:lang w:val="es-ES"/>
                <w:rPrChange w:id="111" w:author="DAVIDS  GONZALEZ" w:date="2018-10-10T13:51:00Z">
                  <w:rPr>
                    <w:rFonts w:ascii="Arial" w:hAnsi="Arial" w:cs="Arial"/>
                    <w:bCs/>
                    <w:sz w:val="24"/>
                    <w:szCs w:val="24"/>
                  </w:rPr>
                </w:rPrChange>
              </w:rPr>
              <w:fldChar w:fldCharType="end"/>
            </w:r>
          </w:ins>
          <w:customXmlInsRangeStart w:id="112" w:author="DAVIDS  GONZALEZ" w:date="2018-10-10T13:51:00Z"/>
        </w:sdtContent>
      </w:sdt>
      <w:customXmlInsRangeEnd w:id="112"/>
      <w:ins w:id="113" w:author="DAVIDS  GONZALEZ" w:date="2018-10-10T13:51:00Z">
        <w:r w:rsidRPr="00794146">
          <w:rPr>
            <w:rFonts w:ascii="Times New Roman" w:eastAsia="Calibri" w:hAnsi="Times New Roman" w:cs="Arial"/>
            <w:sz w:val="24"/>
            <w:szCs w:val="24"/>
            <w:lang w:val="es-ES"/>
            <w:rPrChange w:id="114" w:author="DAVIDS  GONZALEZ" w:date="2018-10-10T13:51:00Z">
              <w:rPr>
                <w:rFonts w:ascii="Arial" w:hAnsi="Arial" w:cs="Arial"/>
                <w:bCs/>
                <w:sz w:val="24"/>
                <w:szCs w:val="24"/>
              </w:rPr>
            </w:rPrChange>
          </w:rPr>
          <w:t xml:space="preserve"> , que es muy difícil interpretar para los usuarios que frecuentan a diario el servicio, ocasionando que más de uno se quejen por la falta de información.</w:t>
        </w:r>
      </w:ins>
      <w:del w:id="115" w:author="DAVIDS  GONZALEZ" w:date="2018-10-01T17:05:00Z">
        <w:r w:rsidRPr="00794146" w:rsidDel="003F6883">
          <w:rPr>
            <w:rFonts w:ascii="Times New Roman" w:eastAsia="Calibri" w:hAnsi="Times New Roman" w:cs="Arial"/>
            <w:sz w:val="24"/>
            <w:szCs w:val="24"/>
            <w:lang w:val="es-ES"/>
          </w:rPr>
          <w:delText>.</w:delText>
        </w:r>
      </w:del>
      <w:ins w:id="116" w:author="Ivan A Sanchez Vera" w:date="2018-09-28T10:42:00Z">
        <w:del w:id="117" w:author="DAVIDS  GONZALEZ" w:date="2018-10-01T17:05:00Z">
          <w:r w:rsidRPr="00794146" w:rsidDel="003F6883">
            <w:rPr>
              <w:rFonts w:ascii="Times New Roman" w:eastAsia="Calibri" w:hAnsi="Times New Roman" w:cs="Arial"/>
              <w:sz w:val="24"/>
              <w:szCs w:val="24"/>
              <w:lang w:val="es-ES"/>
            </w:rPr>
            <w:delText xml:space="preserve"> </w:delText>
          </w:r>
        </w:del>
      </w:ins>
    </w:p>
    <w:p w:rsidR="00794146" w:rsidRPr="00794146" w:rsidDel="008E5131" w:rsidRDefault="00794146" w:rsidP="00794146">
      <w:pPr>
        <w:spacing w:after="0" w:line="360" w:lineRule="auto"/>
        <w:jc w:val="both"/>
        <w:rPr>
          <w:del w:id="118" w:author="DAVIDS  GONZALEZ" w:date="2018-10-10T13:51:00Z"/>
          <w:rFonts w:ascii="Times New Roman" w:eastAsia="Calibri" w:hAnsi="Times New Roman" w:cs="Arial"/>
          <w:sz w:val="24"/>
          <w:szCs w:val="24"/>
          <w:lang w:val="es-ES"/>
        </w:rPr>
      </w:pPr>
    </w:p>
    <w:p w:rsidR="00794146" w:rsidRPr="00794146" w:rsidRDefault="00794146">
      <w:pPr>
        <w:spacing w:after="0" w:line="360" w:lineRule="auto"/>
        <w:jc w:val="both"/>
        <w:rPr>
          <w:ins w:id="119" w:author="DAVIDS  GONZALEZ" w:date="2018-10-10T13:51:00Z"/>
          <w:rFonts w:ascii="Times New Roman" w:eastAsia="Calibri" w:hAnsi="Times New Roman" w:cs="Arial"/>
          <w:sz w:val="24"/>
          <w:szCs w:val="24"/>
          <w:lang w:val="es-ES"/>
        </w:rPr>
        <w:pPrChange w:id="120" w:author="DAVIDS  GONZALEZ" w:date="2018-10-01T16:48:00Z">
          <w:pPr>
            <w:spacing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Actualmente en el Ecuador existen algunas iniciativas tendientes</w:t>
      </w:r>
      <w:ins w:id="121" w:author="DAVIDS  GONZALEZ" w:date="2019-01-25T16:41:00Z">
        <w:r w:rsidRPr="00794146">
          <w:rPr>
            <w:rFonts w:ascii="Times New Roman" w:eastAsia="Calibri" w:hAnsi="Times New Roman" w:cs="Arial"/>
            <w:sz w:val="24"/>
            <w:szCs w:val="24"/>
            <w:lang w:val="es-ES"/>
          </w:rPr>
          <w:t xml:space="preserve"> a</w:t>
        </w:r>
      </w:ins>
      <w:r w:rsidRPr="00794146">
        <w:rPr>
          <w:rFonts w:ascii="Times New Roman" w:eastAsia="Calibri" w:hAnsi="Times New Roman" w:cs="Arial"/>
          <w:sz w:val="24"/>
          <w:szCs w:val="24"/>
          <w:lang w:val="es-ES"/>
        </w:rPr>
        <w:t xml:space="preserve"> mostrar información de las rutas del transporte público como</w:t>
      </w:r>
      <w:ins w:id="122" w:author="DAVIDS  GONZALEZ" w:date="2019-01-15T11:59:00Z">
        <w:r w:rsidRPr="00794146">
          <w:rPr>
            <w:rFonts w:ascii="Times New Roman" w:eastAsia="Calibri" w:hAnsi="Times New Roman" w:cs="Arial"/>
            <w:sz w:val="24"/>
            <w:szCs w:val="24"/>
            <w:lang w:val="es-ES"/>
          </w:rPr>
          <w:t xml:space="preserve"> </w:t>
        </w:r>
      </w:ins>
      <w:del w:id="123" w:author="Unknown">
        <w:r w:rsidRPr="00794146" w:rsidDel="008E5131">
          <w:rPr>
            <w:rFonts w:ascii="Times New Roman" w:eastAsia="Calibri" w:hAnsi="Times New Roman" w:cs="Arial"/>
            <w:sz w:val="24"/>
            <w:szCs w:val="24"/>
            <w:lang w:val="es-ES"/>
          </w:rPr>
          <w:delText xml:space="preserve"> </w:delText>
        </w:r>
      </w:del>
      <w:ins w:id="124" w:author="DAVIDS  GONZALEZ" w:date="2018-10-10T13:51:00Z">
        <w:r w:rsidRPr="00794146">
          <w:rPr>
            <w:rFonts w:ascii="Times New Roman" w:eastAsia="Calibri" w:hAnsi="Times New Roman" w:cs="Arial"/>
            <w:sz w:val="24"/>
            <w:szCs w:val="24"/>
            <w:lang w:val="es-ES"/>
          </w:rPr>
          <w:t>e</w:t>
        </w:r>
      </w:ins>
      <w:r w:rsidRPr="00794146">
        <w:rPr>
          <w:rFonts w:ascii="Times New Roman" w:eastAsia="Calibri" w:hAnsi="Times New Roman" w:cs="Arial"/>
          <w:sz w:val="24"/>
          <w:szCs w:val="24"/>
          <w:lang w:val="es-ES"/>
        </w:rPr>
        <w:t xml:space="preserve">n la ciudad de Cuenca la app </w:t>
      </w:r>
      <w:proofErr w:type="spellStart"/>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7161917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[11]</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conocer el tiempo para llegar al sitio indicado, los minutos para caminar a la parada, los buses que podemos tomar y la ruta de nuestro recorrido, a pesar de ser una app a nivel mundial, Cuenca es la primera en </w:t>
      </w:r>
      <w:ins w:id="125" w:author="DAVIDS  GONZALEZ" w:date="2019-01-25T16:42:00Z">
        <w:r w:rsidRPr="00794146">
          <w:rPr>
            <w:rFonts w:ascii="Times New Roman" w:eastAsia="Calibri" w:hAnsi="Times New Roman" w:cs="Arial"/>
            <w:sz w:val="24"/>
            <w:szCs w:val="24"/>
            <w:lang w:val="es-ES"/>
          </w:rPr>
          <w:t>E</w:t>
        </w:r>
      </w:ins>
      <w:del w:id="126" w:author="DAVIDS  GONZALEZ" w:date="2019-01-25T16:42:00Z">
        <w:r w:rsidRPr="00794146" w:rsidDel="00095F65">
          <w:rPr>
            <w:rFonts w:ascii="Times New Roman" w:eastAsia="Calibri" w:hAnsi="Times New Roman" w:cs="Arial"/>
            <w:sz w:val="24"/>
            <w:szCs w:val="24"/>
            <w:lang w:val="es-ES"/>
          </w:rPr>
          <w:delText>e</w:delText>
        </w:r>
      </w:del>
      <w:r w:rsidRPr="00794146">
        <w:rPr>
          <w:rFonts w:ascii="Times New Roman" w:eastAsia="Calibri" w:hAnsi="Times New Roman" w:cs="Arial"/>
          <w:sz w:val="24"/>
          <w:szCs w:val="24"/>
          <w:lang w:val="es-ES"/>
        </w:rPr>
        <w:t xml:space="preserve">cuador en ponerla en marcha. En la ciudad de Quito lanzaron </w:t>
      </w:r>
      <w:proofErr w:type="spellStart"/>
      <w:r w:rsidRPr="00794146">
        <w:rPr>
          <w:rFonts w:ascii="Times New Roman" w:eastAsia="Calibri" w:hAnsi="Times New Roman" w:cs="Arial"/>
          <w:sz w:val="24"/>
          <w:szCs w:val="24"/>
          <w:lang w:val="es-ES"/>
        </w:rPr>
        <w:t>Movilizate</w:t>
      </w:r>
      <w:proofErr w:type="spellEnd"/>
      <w:r w:rsidRPr="00794146">
        <w:rPr>
          <w:rFonts w:ascii="Times New Roman" w:eastAsia="Calibri" w:hAnsi="Times New Roman" w:cs="Arial"/>
          <w:sz w:val="24"/>
          <w:szCs w:val="24"/>
          <w:lang w:val="es-ES"/>
        </w:rPr>
        <w:t xml:space="preserve"> </w:t>
      </w:r>
      <w:proofErr w:type="spellStart"/>
      <w:r w:rsidRPr="00794146">
        <w:rPr>
          <w:rFonts w:ascii="Times New Roman" w:eastAsia="Calibri" w:hAnsi="Times New Roman" w:cs="Arial"/>
          <w:sz w:val="24"/>
          <w:szCs w:val="24"/>
          <w:lang w:val="es-ES"/>
        </w:rPr>
        <w:t>Uio</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5123870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Goo18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[12]</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ascii="Times New Roman" w:eastAsia="Calibri" w:hAnsi="Times New Roman" w:cs="Arial"/>
            <w:sz w:val="24"/>
            <w:szCs w:val="24"/>
            <w:lang w:val="es-ES"/>
          </w:rPr>
          <w:id w:val="-49372126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San18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es una aplicación que ofrece información de sitios como restaurantes, hoteles, sitios de entretenimiento entre otros indicando la dirección del sitio más no la ruta de cómo llegar</w:t>
      </w:r>
      <w:ins w:id="127"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además de ser un sitio</w:t>
      </w:r>
      <w:ins w:id="128" w:author="DAVIDS  GONZALEZ" w:date="2019-01-25T16:43:00Z">
        <w:r w:rsidRPr="00794146">
          <w:rPr>
            <w:rFonts w:ascii="Times New Roman" w:eastAsia="Calibri" w:hAnsi="Times New Roman" w:cs="Arial"/>
            <w:sz w:val="24"/>
            <w:szCs w:val="24"/>
            <w:lang w:val="es-ES"/>
          </w:rPr>
          <w:t xml:space="preserve"> web</w:t>
        </w:r>
      </w:ins>
      <w:r w:rsidRPr="00794146">
        <w:rPr>
          <w:rFonts w:ascii="Times New Roman" w:eastAsia="Calibri" w:hAnsi="Times New Roman" w:cs="Arial"/>
          <w:sz w:val="24"/>
          <w:szCs w:val="24"/>
          <w:lang w:val="es-ES"/>
        </w:rPr>
        <w:t xml:space="preserve"> que no se encuentra actualmente en uso. Si utilizamos la famosa aplicación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nos muestra la ruta como llegar de un sitio a otro utilizando vehículo propio</w:t>
      </w:r>
      <w:ins w:id="129"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mas no se encuentra habilitado la opción de transporte público en muchos lugares de Ecuador, incluida la Provincia de Santa Elena. En conclusión, estas aplicaciones antes mencionadas no satisfacen la necesidad de las personas de mostrar </w:t>
      </w:r>
      <w:r w:rsidRPr="00794146">
        <w:rPr>
          <w:rFonts w:ascii="Times New Roman" w:eastAsia="Calibri" w:hAnsi="Times New Roman" w:cs="Arial"/>
          <w:sz w:val="24"/>
          <w:szCs w:val="24"/>
          <w:lang w:val="es-ES"/>
        </w:rPr>
        <w:lastRenderedPageBreak/>
        <w:t>detalladamente como llegar a algún sitio utilizando transporte público con su respectivo recorrido, distancia y tiempo de llegada aproximada en el área urbana de Santa Elena</w:t>
      </w:r>
      <w:del w:id="130" w:author="DAVIDS  GONZALEZ" w:date="2018-10-02T11:17:00Z">
        <w:r w:rsidRPr="00794146" w:rsidDel="00D83FB0">
          <w:rPr>
            <w:rFonts w:ascii="Times New Roman" w:eastAsia="Calibri" w:hAnsi="Times New Roman" w:cs="Arial"/>
            <w:sz w:val="24"/>
            <w:szCs w:val="24"/>
            <w:lang w:val="es-ES"/>
          </w:rPr>
          <w:delText>,</w:delText>
        </w:r>
      </w:del>
      <w:r w:rsidRPr="00794146">
        <w:rPr>
          <w:rFonts w:ascii="Times New Roman" w:eastAsia="Calibri" w:hAnsi="Times New Roman" w:cs="Arial"/>
          <w:sz w:val="24"/>
          <w:szCs w:val="24"/>
          <w:lang w:val="es-ES"/>
        </w:rPr>
        <w:t>.</w:t>
      </w:r>
    </w:p>
    <w:p w:rsidR="00552C37" w:rsidRPr="00794146" w:rsidRDefault="00552C37" w:rsidP="00552C37">
      <w:pPr>
        <w:spacing w:after="0" w:line="360" w:lineRule="auto"/>
        <w:jc w:val="both"/>
        <w:rPr>
          <w:ins w:id="131" w:author="DAVIDS  GONZALEZ" w:date="2018-10-01T11:1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proofErr w:type="spellStart"/>
      <w:ins w:id="132" w:author="DAVIDS  GONZALEZ" w:date="2018-10-01T11:11:00Z">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y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son Aplica</w:t>
        </w:r>
      </w:ins>
      <w:ins w:id="133" w:author="DAVIDS  GONZALEZ" w:date="2018-10-01T11:12:00Z">
        <w:r w:rsidRPr="00794146">
          <w:rPr>
            <w:rFonts w:ascii="Times New Roman" w:eastAsia="Calibri" w:hAnsi="Times New Roman" w:cs="Arial"/>
            <w:sz w:val="24"/>
            <w:szCs w:val="24"/>
            <w:lang w:val="es-ES"/>
          </w:rPr>
          <w:t>ciones</w:t>
        </w:r>
      </w:ins>
      <w:ins w:id="134" w:author="DAVIDS  GONZALEZ" w:date="2018-10-01T11:43:00Z">
        <w:r w:rsidRPr="00794146">
          <w:rPr>
            <w:rFonts w:ascii="Times New Roman" w:eastAsia="Calibri" w:hAnsi="Times New Roman" w:cs="Arial"/>
            <w:sz w:val="24"/>
            <w:szCs w:val="24"/>
            <w:lang w:val="es-ES"/>
          </w:rPr>
          <w:t xml:space="preserve"> de alta </w:t>
        </w:r>
      </w:ins>
      <w:ins w:id="135" w:author="DAVIDS  GONZALEZ" w:date="2018-10-01T13:35:00Z">
        <w:r w:rsidRPr="00794146">
          <w:rPr>
            <w:rFonts w:ascii="Times New Roman" w:eastAsia="Calibri" w:hAnsi="Times New Roman" w:cs="Arial"/>
            <w:sz w:val="24"/>
            <w:szCs w:val="24"/>
            <w:lang w:val="es-ES"/>
          </w:rPr>
          <w:t>competi</w:t>
        </w:r>
      </w:ins>
      <w:ins w:id="136" w:author="DAVIDS  GONZALEZ" w:date="2018-10-01T13:36:00Z">
        <w:r w:rsidRPr="00794146">
          <w:rPr>
            <w:rFonts w:ascii="Times New Roman" w:eastAsia="Calibri" w:hAnsi="Times New Roman" w:cs="Arial"/>
            <w:sz w:val="24"/>
            <w:szCs w:val="24"/>
            <w:lang w:val="es-ES"/>
          </w:rPr>
          <w:t>tividad</w:t>
        </w:r>
      </w:ins>
      <w:ins w:id="137" w:author="DAVIDS  GONZALEZ" w:date="2018-10-01T15:33:00Z">
        <w:r w:rsidRPr="00794146">
          <w:rPr>
            <w:rFonts w:ascii="Times New Roman" w:eastAsia="Calibri" w:hAnsi="Times New Roman" w:cs="Arial"/>
            <w:sz w:val="24"/>
            <w:szCs w:val="24"/>
            <w:lang w:val="es-ES"/>
          </w:rPr>
          <w:t xml:space="preserve"> en el mercado</w:t>
        </w:r>
      </w:ins>
      <w:ins w:id="138" w:author="DAVIDS  GONZALEZ" w:date="2018-10-01T15:34:00Z">
        <w:r w:rsidRPr="00794146">
          <w:rPr>
            <w:rFonts w:ascii="Times New Roman" w:eastAsia="Calibri" w:hAnsi="Times New Roman" w:cs="Arial"/>
            <w:sz w:val="24"/>
            <w:szCs w:val="24"/>
            <w:lang w:val="es-ES"/>
          </w:rPr>
          <w:t xml:space="preserve"> </w:t>
        </w:r>
      </w:ins>
      <w:ins w:id="139" w:author="DAVIDS  GONZALEZ" w:date="2018-10-01T15:37:00Z">
        <w:r w:rsidRPr="00794146">
          <w:rPr>
            <w:rFonts w:ascii="Times New Roman" w:eastAsia="Calibri" w:hAnsi="Times New Roman" w:cs="Arial"/>
            <w:sz w:val="24"/>
            <w:szCs w:val="24"/>
            <w:lang w:val="es-ES"/>
          </w:rPr>
          <w:t xml:space="preserve">y entre sus misiones esta enfocarse en el transporte público </w:t>
        </w:r>
      </w:ins>
      <w:ins w:id="140" w:author="DAVIDS  GONZALEZ" w:date="2018-10-01T15:38:00Z">
        <w:r w:rsidRPr="00794146">
          <w:rPr>
            <w:rFonts w:ascii="Times New Roman" w:eastAsia="Calibri" w:hAnsi="Times New Roman" w:cs="Arial"/>
            <w:sz w:val="24"/>
            <w:szCs w:val="24"/>
            <w:lang w:val="es-ES"/>
          </w:rPr>
          <w:t xml:space="preserve">en </w:t>
        </w:r>
      </w:ins>
      <w:ins w:id="141" w:author="DAVIDS  GONZALEZ" w:date="2018-10-01T15:39:00Z">
        <w:r w:rsidRPr="00794146">
          <w:rPr>
            <w:rFonts w:ascii="Times New Roman" w:eastAsia="Calibri" w:hAnsi="Times New Roman" w:cs="Arial"/>
            <w:sz w:val="24"/>
            <w:szCs w:val="24"/>
            <w:lang w:val="es-ES"/>
          </w:rPr>
          <w:t xml:space="preserve">los </w:t>
        </w:r>
      </w:ins>
      <w:ins w:id="142" w:author="DAVIDS  GONZALEZ" w:date="2018-10-01T15:38:00Z">
        <w:r w:rsidRPr="00794146">
          <w:rPr>
            <w:rFonts w:ascii="Times New Roman" w:eastAsia="Calibri" w:hAnsi="Times New Roman" w:cs="Arial"/>
            <w:sz w:val="24"/>
            <w:szCs w:val="24"/>
            <w:lang w:val="es-ES"/>
          </w:rPr>
          <w:t xml:space="preserve">diferentes continentes. </w:t>
        </w:r>
      </w:ins>
      <w:ins w:id="143" w:author="DAVIDS  GONZALEZ" w:date="2018-10-01T15:40:00Z">
        <w:r w:rsidRPr="00794146">
          <w:rPr>
            <w:rFonts w:ascii="Times New Roman" w:eastAsia="Calibri" w:hAnsi="Times New Roman" w:cs="Arial"/>
            <w:sz w:val="24"/>
            <w:szCs w:val="24"/>
            <w:lang w:val="es-ES"/>
          </w:rPr>
          <w:t xml:space="preserve">Pero para una correcta coordinación entre las entidades pertinentes (en este caso la ANT) </w:t>
        </w:r>
      </w:ins>
      <w:ins w:id="144" w:author="DAVIDS  GONZALEZ" w:date="2018-10-01T15:41:00Z">
        <w:r w:rsidRPr="00794146">
          <w:rPr>
            <w:rFonts w:ascii="Times New Roman" w:eastAsia="Calibri" w:hAnsi="Times New Roman" w:cs="Arial"/>
            <w:sz w:val="24"/>
            <w:szCs w:val="24"/>
            <w:lang w:val="es-ES"/>
          </w:rPr>
          <w:t>se requiere de mucho esfuerzo y una constant</w:t>
        </w:r>
      </w:ins>
      <w:ins w:id="145" w:author="DAVIDS  GONZALEZ" w:date="2018-10-01T16:26:00Z">
        <w:r w:rsidRPr="00794146">
          <w:rPr>
            <w:rFonts w:ascii="Times New Roman" w:eastAsia="Calibri" w:hAnsi="Times New Roman" w:cs="Arial"/>
            <w:sz w:val="24"/>
            <w:szCs w:val="24"/>
            <w:lang w:val="es-ES"/>
          </w:rPr>
          <w:t>e comunicación,</w:t>
        </w:r>
      </w:ins>
      <w:ins w:id="146" w:author="DAVIDS  GONZALEZ" w:date="2018-10-01T16:30:00Z">
        <w:r w:rsidRPr="00794146">
          <w:rPr>
            <w:rFonts w:ascii="Times New Roman" w:eastAsia="Calibri" w:hAnsi="Times New Roman" w:cs="Arial"/>
            <w:sz w:val="24"/>
            <w:szCs w:val="24"/>
            <w:lang w:val="es-ES"/>
          </w:rPr>
          <w:t xml:space="preserve"> </w:t>
        </w:r>
      </w:ins>
      <w:ins w:id="147" w:author="DAVIDS  GONZALEZ" w:date="2018-10-01T16:33:00Z">
        <w:r w:rsidRPr="00794146">
          <w:rPr>
            <w:rFonts w:ascii="Times New Roman" w:eastAsia="Calibri" w:hAnsi="Times New Roman" w:cs="Arial"/>
            <w:sz w:val="24"/>
            <w:szCs w:val="24"/>
            <w:lang w:val="es-ES"/>
          </w:rPr>
          <w:t xml:space="preserve">para que el proyecto tenga la funcionalidad adecuada </w:t>
        </w:r>
      </w:ins>
      <w:ins w:id="148" w:author="DAVIDS  GONZALEZ" w:date="2018-10-01T16:34:00Z">
        <w:r w:rsidRPr="00794146">
          <w:rPr>
            <w:rFonts w:ascii="Times New Roman" w:eastAsia="Calibri" w:hAnsi="Times New Roman" w:cs="Arial"/>
            <w:sz w:val="24"/>
            <w:szCs w:val="24"/>
            <w:lang w:val="es-ES"/>
          </w:rPr>
          <w:t>según</w:t>
        </w:r>
      </w:ins>
      <w:ins w:id="149" w:author="DAVIDS  GONZALEZ" w:date="2018-10-01T16:33:00Z">
        <w:r w:rsidRPr="00794146">
          <w:rPr>
            <w:rFonts w:ascii="Times New Roman" w:eastAsia="Calibri" w:hAnsi="Times New Roman" w:cs="Arial"/>
            <w:sz w:val="24"/>
            <w:szCs w:val="24"/>
            <w:lang w:val="es-ES"/>
          </w:rPr>
          <w:t xml:space="preserve"> </w:t>
        </w:r>
      </w:ins>
      <w:ins w:id="150" w:author="DAVIDS  GONZALEZ" w:date="2018-10-01T16:34:00Z">
        <w:r w:rsidRPr="00794146">
          <w:rPr>
            <w:rFonts w:ascii="Times New Roman" w:eastAsia="Calibri" w:hAnsi="Times New Roman" w:cs="Arial"/>
            <w:sz w:val="24"/>
            <w:szCs w:val="24"/>
            <w:lang w:val="es-ES"/>
          </w:rPr>
          <w:t>la entidad lo designe, teniendo una clara ventaja para su desarrollo</w:t>
        </w:r>
      </w:ins>
      <w:ins w:id="151" w:author="DAVIDS  GONZALEZ" w:date="2019-01-25T16:48:00Z">
        <w:r w:rsidRPr="00794146">
          <w:rPr>
            <w:rFonts w:ascii="Times New Roman" w:eastAsia="Calibri" w:hAnsi="Times New Roman" w:cs="Arial"/>
            <w:sz w:val="24"/>
            <w:szCs w:val="24"/>
            <w:lang w:val="es-ES"/>
          </w:rPr>
          <w:t>.</w:t>
        </w:r>
      </w:ins>
      <w:ins w:id="152" w:author="DAVIDS  GONZALEZ" w:date="2018-10-01T16:34:00Z">
        <w:r w:rsidRPr="00794146">
          <w:rPr>
            <w:rFonts w:ascii="Times New Roman" w:eastAsia="Calibri" w:hAnsi="Times New Roman" w:cs="Arial"/>
            <w:sz w:val="24"/>
            <w:szCs w:val="24"/>
            <w:lang w:val="es-ES"/>
          </w:rPr>
          <w:t xml:space="preserve"> </w:t>
        </w:r>
      </w:ins>
      <w:ins w:id="153" w:author="DAVIDS  GONZALEZ" w:date="2019-01-25T16:48:00Z">
        <w:r w:rsidRPr="00794146">
          <w:rPr>
            <w:rFonts w:ascii="Times New Roman" w:eastAsia="Calibri" w:hAnsi="Times New Roman" w:cs="Arial"/>
            <w:sz w:val="24"/>
            <w:szCs w:val="24"/>
            <w:lang w:val="es-ES"/>
          </w:rPr>
          <w:t>S</w:t>
        </w:r>
      </w:ins>
      <w:ins w:id="154" w:author="DAVIDS  GONZALEZ" w:date="2018-10-10T13:53:00Z">
        <w:r w:rsidRPr="00794146">
          <w:rPr>
            <w:rFonts w:ascii="Times New Roman" w:eastAsia="Calibri" w:hAnsi="Times New Roman" w:cs="Arial"/>
            <w:sz w:val="24"/>
            <w:szCs w:val="24"/>
            <w:lang w:val="es-ES"/>
            <w:rPrChange w:id="155" w:author="DAVIDS  GONZALEZ" w:date="2018-10-10T13:53:00Z">
              <w:rPr>
                <w:rFonts w:ascii="Arial" w:hAnsi="Arial" w:cs="Arial"/>
                <w:bCs/>
                <w:sz w:val="24"/>
                <w:szCs w:val="24"/>
              </w:rPr>
            </w:rPrChange>
          </w:rPr>
          <w:t>in embargo</w:t>
        </w:r>
      </w:ins>
      <w:r w:rsidR="002457A4">
        <w:rPr>
          <w:rFonts w:ascii="Times New Roman" w:eastAsia="Calibri" w:hAnsi="Times New Roman" w:cs="Arial"/>
          <w:sz w:val="24"/>
          <w:szCs w:val="24"/>
          <w:lang w:val="es-ES"/>
        </w:rPr>
        <w:t>,</w:t>
      </w:r>
      <w:ins w:id="156" w:author="DAVIDS  GONZALEZ" w:date="2018-10-10T13:53:00Z">
        <w:r w:rsidRPr="00794146">
          <w:rPr>
            <w:rFonts w:ascii="Times New Roman" w:eastAsia="Calibri" w:hAnsi="Times New Roman" w:cs="Arial"/>
            <w:sz w:val="24"/>
            <w:szCs w:val="24"/>
            <w:lang w:val="es-ES"/>
            <w:rPrChange w:id="157" w:author="DAVIDS  GONZALEZ" w:date="2018-10-10T13:53:00Z">
              <w:rPr>
                <w:rFonts w:ascii="Arial" w:hAnsi="Arial" w:cs="Arial"/>
                <w:bCs/>
                <w:sz w:val="24"/>
                <w:szCs w:val="24"/>
              </w:rPr>
            </w:rPrChange>
          </w:rPr>
          <w:t xml:space="preserve"> este proyecto planteado presenta la ventaja de ser desarrollado por una entidad local y con el apoyo de las entidades de control de la provincia de Santa Elena, lo que nos permitirá resolver de manera más fácil el acceso a la información.</w:t>
        </w:r>
      </w:ins>
    </w:p>
    <w:p w:rsidR="00552C37" w:rsidRPr="00794146" w:rsidRDefault="00552C37" w:rsidP="00552C37">
      <w:pPr>
        <w:spacing w:after="0" w:line="360" w:lineRule="auto"/>
        <w:jc w:val="both"/>
        <w:rPr>
          <w:rFonts w:ascii="Times New Roman" w:eastAsia="Calibri" w:hAnsi="Times New Roman" w:cs="Arial"/>
          <w:sz w:val="24"/>
          <w:szCs w:val="24"/>
          <w:lang w:val="es-ES"/>
        </w:rPr>
      </w:pPr>
    </w:p>
    <w:p w:rsidR="00794146" w:rsidRPr="00794146" w:rsidRDefault="002457A4">
      <w:pPr>
        <w:spacing w:after="0" w:line="360" w:lineRule="auto"/>
        <w:jc w:val="both"/>
        <w:rPr>
          <w:ins w:id="158" w:author="DAVIDS  GONZALEZ" w:date="2018-10-02T12:16:00Z"/>
          <w:rFonts w:ascii="Times New Roman" w:eastAsia="Calibri" w:hAnsi="Times New Roman" w:cs="Arial"/>
          <w:sz w:val="24"/>
          <w:szCs w:val="24"/>
          <w:lang w:val="es-ES"/>
        </w:rPr>
        <w:pPrChange w:id="159" w:author="DAVIDS  GONZALEZ" w:date="2018-10-01T16:48:00Z">
          <w:pPr>
            <w:spacing w:after="0" w:line="240" w:lineRule="auto"/>
            <w:ind w:firstLine="568"/>
            <w:jc w:val="both"/>
          </w:pPr>
        </w:pPrChange>
      </w:pPr>
      <w:r>
        <w:rPr>
          <w:rFonts w:ascii="Times New Roman" w:eastAsia="Calibri" w:hAnsi="Times New Roman" w:cs="Arial"/>
          <w:sz w:val="24"/>
          <w:szCs w:val="24"/>
          <w:lang w:val="es-ES"/>
        </w:rPr>
        <w:t xml:space="preserve">En base a lo expresado anteriormente se desarrolló </w:t>
      </w:r>
      <w:r w:rsidR="00794146" w:rsidRPr="00794146">
        <w:rPr>
          <w:rFonts w:ascii="Times New Roman" w:eastAsia="Calibri" w:hAnsi="Times New Roman" w:cs="Arial"/>
          <w:sz w:val="24"/>
          <w:szCs w:val="24"/>
          <w:lang w:val="es-ES"/>
        </w:rPr>
        <w:t>un</w:t>
      </w:r>
      <w:r>
        <w:rPr>
          <w:rFonts w:ascii="Times New Roman" w:eastAsia="Calibri" w:hAnsi="Times New Roman" w:cs="Arial"/>
          <w:sz w:val="24"/>
          <w:szCs w:val="24"/>
          <w:lang w:val="es-ES"/>
        </w:rPr>
        <w:t xml:space="preserve"> nuevo</w:t>
      </w:r>
      <w:r w:rsidR="00794146" w:rsidRPr="00794146">
        <w:rPr>
          <w:rFonts w:ascii="Times New Roman" w:eastAsia="Calibri" w:hAnsi="Times New Roman" w:cs="Arial"/>
          <w:sz w:val="24"/>
          <w:szCs w:val="24"/>
          <w:lang w:val="es-ES"/>
        </w:rPr>
        <w:t xml:space="preserve"> sistema de información que permit</w:t>
      </w:r>
      <w:r>
        <w:rPr>
          <w:rFonts w:ascii="Times New Roman" w:eastAsia="Calibri" w:hAnsi="Times New Roman" w:cs="Arial"/>
          <w:sz w:val="24"/>
          <w:szCs w:val="24"/>
          <w:lang w:val="es-ES"/>
        </w:rPr>
        <w:t>e</w:t>
      </w:r>
      <w:r w:rsidR="00794146" w:rsidRPr="00794146">
        <w:rPr>
          <w:rFonts w:ascii="Times New Roman" w:eastAsia="Calibri" w:hAnsi="Times New Roman" w:cs="Arial"/>
          <w:sz w:val="24"/>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rsidR="0033002B" w:rsidRDefault="0033002B" w:rsidP="0033002B">
      <w:pPr>
        <w:spacing w:after="0" w:line="360" w:lineRule="auto"/>
        <w:jc w:val="both"/>
      </w:pPr>
    </w:p>
    <w:p w:rsidR="002457A4" w:rsidRDefault="00B55029" w:rsidP="002457A4">
      <w:pPr>
        <w:pStyle w:val="Estilo2"/>
        <w:numPr>
          <w:ilvl w:val="1"/>
          <w:numId w:val="3"/>
        </w:numPr>
        <w:spacing w:line="360" w:lineRule="auto"/>
      </w:pPr>
      <w:r>
        <w:t xml:space="preserve"> </w:t>
      </w:r>
      <w:bookmarkStart w:id="160" w:name="_Toc5382654"/>
      <w:r w:rsidR="00D30A1C" w:rsidRPr="00D30A1C">
        <w:t>Descripción</w:t>
      </w:r>
      <w:bookmarkEnd w:id="160"/>
      <w:r w:rsidR="0051275D">
        <w:t xml:space="preserve"> del proyecto</w:t>
      </w:r>
    </w:p>
    <w:p w:rsidR="002457A4" w:rsidRPr="002457A4" w:rsidRDefault="002457A4" w:rsidP="002457A4">
      <w:pPr>
        <w:spacing w:after="0" w:line="360" w:lineRule="auto"/>
        <w:jc w:val="both"/>
        <w:rPr>
          <w:rFonts w:ascii="Times New Roman" w:eastAsia="Calibri" w:hAnsi="Times New Roman" w:cs="Arial"/>
          <w:sz w:val="24"/>
          <w:szCs w:val="24"/>
          <w:lang w:val="es-ES"/>
        </w:rPr>
      </w:pPr>
    </w:p>
    <w:p w:rsidR="003111DF" w:rsidRPr="003111DF" w:rsidRDefault="003111DF">
      <w:pPr>
        <w:spacing w:after="0" w:line="360" w:lineRule="auto"/>
        <w:jc w:val="both"/>
        <w:rPr>
          <w:rFonts w:ascii="Times New Roman" w:eastAsia="Calibri" w:hAnsi="Times New Roman" w:cs="Arial"/>
          <w:sz w:val="24"/>
          <w:szCs w:val="24"/>
          <w:lang w:val="es-ES"/>
        </w:rPr>
        <w:pPrChange w:id="161" w:author="DAVIDS  GONZALEZ" w:date="2018-10-01T16:48:00Z">
          <w:pPr>
            <w:spacing w:after="0" w:line="240" w:lineRule="auto"/>
            <w:ind w:firstLine="568"/>
            <w:jc w:val="both"/>
          </w:pPr>
        </w:pPrChange>
      </w:pPr>
      <w:r w:rsidRPr="003111DF">
        <w:rPr>
          <w:rFonts w:ascii="Times New Roman" w:eastAsia="Calibri" w:hAnsi="Times New Roman" w:cs="Arial"/>
          <w:sz w:val="24"/>
          <w:szCs w:val="24"/>
          <w:lang w:val="es-ES"/>
        </w:rPr>
        <w:t>El proyecto “MAPEO Y VISUALIZACIÓN DE RUTAS DE BUSES URBANOS DE LA PENÍNSULA DE SANTA ELENA” está compuesto por los siguientes módulos:</w:t>
      </w:r>
    </w:p>
    <w:p w:rsidR="003111DF" w:rsidRDefault="003111DF">
      <w:pPr>
        <w:spacing w:after="0" w:line="276" w:lineRule="auto"/>
        <w:ind w:firstLine="568"/>
        <w:jc w:val="both"/>
        <w:rPr>
          <w:rFonts w:ascii="Arial" w:eastAsia="Times New Roman" w:hAnsi="Arial" w:cs="Arial"/>
          <w:sz w:val="24"/>
          <w:szCs w:val="24"/>
        </w:rPr>
        <w:pPrChange w:id="162" w:author="DAVIDS  GONZALEZ" w:date="2018-10-01T16:48:00Z">
          <w:pPr>
            <w:spacing w:after="0" w:line="240" w:lineRule="auto"/>
            <w:ind w:firstLine="568"/>
            <w:jc w:val="both"/>
          </w:pPr>
        </w:pPrChange>
      </w:pPr>
    </w:p>
    <w:p w:rsidR="003111DF" w:rsidRPr="003111DF" w:rsidRDefault="003111DF">
      <w:pPr>
        <w:spacing w:after="0" w:line="360" w:lineRule="auto"/>
        <w:ind w:left="568"/>
        <w:jc w:val="both"/>
        <w:rPr>
          <w:rFonts w:ascii="Times New Roman" w:eastAsia="Calibri" w:hAnsi="Times New Roman" w:cs="Arial"/>
          <w:sz w:val="24"/>
          <w:szCs w:val="24"/>
          <w:lang w:val="es-ES"/>
        </w:rPr>
        <w:pPrChange w:id="163" w:author="DAVIDS  GONZALEZ" w:date="2018-10-02T12:16:00Z">
          <w:pPr>
            <w:spacing w:after="0" w:line="240" w:lineRule="auto"/>
            <w:ind w:left="568"/>
            <w:jc w:val="both"/>
          </w:pPr>
        </w:pPrChange>
      </w:pPr>
      <w:r w:rsidRPr="003111DF">
        <w:rPr>
          <w:rFonts w:ascii="Arial" w:eastAsia="Times New Roman" w:hAnsi="Arial" w:cs="Arial"/>
          <w:b/>
          <w:sz w:val="24"/>
          <w:szCs w:val="24"/>
        </w:rPr>
        <w:t>1)</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Aplicación Móvil: Dispositivo </w:t>
      </w:r>
      <w:del w:id="164" w:author="DAVIDS  GONZALEZ" w:date="2018-10-02T12:20:00Z">
        <w:r w:rsidRPr="003111DF" w:rsidDel="008E64AE">
          <w:rPr>
            <w:rFonts w:ascii="Times New Roman" w:eastAsia="Calibri" w:hAnsi="Times New Roman" w:cs="Arial"/>
            <w:sz w:val="24"/>
            <w:szCs w:val="24"/>
            <w:lang w:val="es-ES"/>
          </w:rPr>
          <w:delText>Movil</w:delText>
        </w:r>
      </w:del>
      <w:ins w:id="165" w:author="DAVIDS  GONZALEZ" w:date="2018-10-02T12:20:00Z">
        <w:r w:rsidRPr="003111DF">
          <w:rPr>
            <w:rFonts w:ascii="Times New Roman" w:eastAsia="Calibri" w:hAnsi="Times New Roman" w:cs="Arial"/>
            <w:sz w:val="24"/>
            <w:szCs w:val="24"/>
            <w:lang w:val="es-ES"/>
          </w:rPr>
          <w:t>Móvil</w:t>
        </w:r>
      </w:ins>
      <w:r w:rsidRPr="003111DF">
        <w:rPr>
          <w:rFonts w:ascii="Times New Roman" w:eastAsia="Calibri" w:hAnsi="Times New Roman" w:cs="Arial"/>
          <w:sz w:val="24"/>
          <w:szCs w:val="24"/>
          <w:lang w:val="es-ES"/>
        </w:rPr>
        <w:t xml:space="preserve"> con Sistema Operativo Android y base de datos interna </w:t>
      </w:r>
      <w:proofErr w:type="spellStart"/>
      <w:r w:rsidRPr="003111DF">
        <w:rPr>
          <w:rFonts w:ascii="Times New Roman" w:eastAsia="Calibri" w:hAnsi="Times New Roman" w:cs="Arial"/>
          <w:sz w:val="24"/>
          <w:szCs w:val="24"/>
          <w:lang w:val="es-ES"/>
        </w:rPr>
        <w:t>CouchBase</w:t>
      </w:r>
      <w:proofErr w:type="spellEnd"/>
      <w:r w:rsidRPr="003111DF">
        <w:rPr>
          <w:rFonts w:ascii="Times New Roman" w:eastAsia="Calibri" w:hAnsi="Times New Roman" w:cs="Arial"/>
          <w:sz w:val="24"/>
          <w:szCs w:val="24"/>
          <w:lang w:val="es-ES"/>
        </w:rPr>
        <w:t xml:space="preserve"> lite.</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6" w:author="DAVIDS  GONZALEZ" w:date="2018-10-02T12:16:00Z">
          <w:pPr>
            <w:spacing w:after="0" w:line="240" w:lineRule="auto"/>
            <w:ind w:left="568"/>
            <w:jc w:val="both"/>
          </w:pPr>
        </w:pPrChange>
      </w:pPr>
      <w:r w:rsidRPr="009A7D84">
        <w:rPr>
          <w:rFonts w:ascii="Arial" w:eastAsia="Times New Roman" w:hAnsi="Arial" w:cs="Arial"/>
          <w:b/>
          <w:sz w:val="24"/>
          <w:szCs w:val="24"/>
        </w:rPr>
        <w:t xml:space="preserve">2)  </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Cliente/Administrador Web: HTML 5 con Spring.</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7" w:author="DAVIDS  GONZALEZ" w:date="2018-10-02T12:16:00Z">
          <w:pPr>
            <w:spacing w:after="0" w:line="240" w:lineRule="auto"/>
            <w:ind w:left="568"/>
            <w:jc w:val="both"/>
          </w:pPr>
        </w:pPrChange>
      </w:pPr>
      <w:r w:rsidRPr="009A7D84">
        <w:rPr>
          <w:rFonts w:ascii="Arial" w:eastAsia="Times New Roman" w:hAnsi="Arial" w:cs="Arial"/>
          <w:b/>
          <w:sz w:val="24"/>
          <w:szCs w:val="24"/>
        </w:rPr>
        <w:t>3)</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 xml:space="preserve">Prototipo de Hardware para el monitoreo del bus: Arduino, módulo GPRS (Sistema Global para las Comunicaciones </w:t>
      </w:r>
      <w:del w:id="168" w:author="DAVIDS  GONZALEZ" w:date="2018-10-02T12:20:00Z">
        <w:r w:rsidRPr="003111DF" w:rsidDel="008E64AE">
          <w:rPr>
            <w:rFonts w:ascii="Times New Roman" w:eastAsia="Calibri" w:hAnsi="Times New Roman" w:cs="Arial"/>
            <w:sz w:val="24"/>
            <w:szCs w:val="24"/>
            <w:lang w:val="es-ES"/>
          </w:rPr>
          <w:delText>Moviles</w:delText>
        </w:r>
      </w:del>
      <w:ins w:id="169" w:author="DAVIDS  GONZALEZ" w:date="2018-10-02T12:20:00Z">
        <w:r w:rsidRPr="003111DF">
          <w:rPr>
            <w:rFonts w:ascii="Times New Roman" w:eastAsia="Calibri" w:hAnsi="Times New Roman" w:cs="Arial"/>
            <w:sz w:val="24"/>
            <w:szCs w:val="24"/>
            <w:lang w:val="es-ES"/>
          </w:rPr>
          <w:t>Móviles</w:t>
        </w:r>
      </w:ins>
      <w:r w:rsidRPr="003111DF">
        <w:rPr>
          <w:rFonts w:ascii="Times New Roman" w:eastAsia="Calibri" w:hAnsi="Times New Roman" w:cs="Arial"/>
          <w:sz w:val="24"/>
          <w:szCs w:val="24"/>
          <w:lang w:val="es-ES"/>
        </w:rPr>
        <w:t>), GPS (Sistema de Posicionamiento Global).</w:t>
      </w:r>
    </w:p>
    <w:p w:rsidR="003111DF" w:rsidRDefault="003111DF" w:rsidP="003111DF">
      <w:pPr>
        <w:spacing w:after="0" w:line="360" w:lineRule="auto"/>
        <w:ind w:left="568"/>
        <w:jc w:val="both"/>
        <w:rPr>
          <w:rFonts w:ascii="Times New Roman" w:eastAsia="Calibri" w:hAnsi="Times New Roman" w:cs="Arial"/>
          <w:sz w:val="24"/>
          <w:szCs w:val="24"/>
          <w:lang w:val="es-ES"/>
        </w:rPr>
      </w:pPr>
      <w:r w:rsidRPr="003111DF">
        <w:rPr>
          <w:rFonts w:ascii="Arial" w:eastAsia="Times New Roman" w:hAnsi="Arial" w:cs="Arial"/>
          <w:b/>
          <w:sz w:val="24"/>
          <w:szCs w:val="24"/>
        </w:rPr>
        <w:t>4)</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Web </w:t>
      </w:r>
      <w:proofErr w:type="spellStart"/>
      <w:r w:rsidRPr="003111DF">
        <w:rPr>
          <w:rFonts w:ascii="Times New Roman" w:eastAsia="Calibri" w:hAnsi="Times New Roman" w:cs="Arial"/>
          <w:sz w:val="24"/>
          <w:szCs w:val="24"/>
          <w:lang w:val="es-ES"/>
        </w:rPr>
        <w:t>Services</w:t>
      </w:r>
      <w:proofErr w:type="spellEnd"/>
      <w:r w:rsidRPr="003111DF">
        <w:rPr>
          <w:rFonts w:ascii="Times New Roman" w:eastAsia="Calibri" w:hAnsi="Times New Roman" w:cs="Arial"/>
          <w:sz w:val="24"/>
          <w:szCs w:val="24"/>
          <w:lang w:val="es-ES"/>
        </w:rPr>
        <w:t>: Capa de servicios Web y Geográfico</w:t>
      </w: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240" w:lineRule="auto"/>
        <w:jc w:val="both"/>
        <w:rPr>
          <w:rFonts w:ascii="Arial" w:eastAsia="Times New Roman" w:hAnsi="Arial" w:cs="Arial"/>
          <w:sz w:val="24"/>
          <w:szCs w:val="24"/>
        </w:rPr>
      </w:pPr>
    </w:p>
    <w:p w:rsidR="003111DF" w:rsidRDefault="003111DF" w:rsidP="003111DF">
      <w:pPr>
        <w:ind w:firstLine="568"/>
        <w:jc w:val="both"/>
        <w:rPr>
          <w:ins w:id="170" w:author="DAVIDS  GONZALEZ" w:date="2019-01-15T12:06:00Z"/>
          <w:rFonts w:ascii="Arial" w:hAnsi="Arial" w:cs="Arial"/>
          <w:bCs/>
          <w:sz w:val="24"/>
        </w:rPr>
      </w:pPr>
      <w:ins w:id="171" w:author="DAVIDS  GONZALEZ" w:date="2018-10-10T13:55:00Z">
        <w:r>
          <w:rPr>
            <w:noProof/>
            <w:lang w:eastAsia="es-EC"/>
          </w:rPr>
          <w:lastRenderedPageBreak/>
          <mc:AlternateContent>
            <mc:Choice Requires="wps">
              <w:drawing>
                <wp:anchor distT="0" distB="0" distL="114300" distR="114300" simplePos="0" relativeHeight="251663360" behindDoc="0" locked="0" layoutInCell="1" allowOverlap="1" wp14:anchorId="5D59D89C" wp14:editId="5AD7C6D1">
                  <wp:simplePos x="0" y="0"/>
                  <wp:positionH relativeFrom="column">
                    <wp:posOffset>-58744</wp:posOffset>
                  </wp:positionH>
                  <wp:positionV relativeFrom="paragraph">
                    <wp:posOffset>3631846</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E02BD" w:rsidRPr="006070AA" w:rsidRDefault="009E02BD">
                              <w:pPr>
                                <w:pStyle w:val="Descripcin"/>
                                <w:jc w:val="center"/>
                                <w:rPr>
                                  <w:noProof/>
                                </w:rPr>
                                <w:pPrChange w:id="172" w:author="DAVIDS  GONZALEZ" w:date="2018-10-10T13:55:00Z">
                                  <w:pPr>
                                    <w:ind w:firstLine="568"/>
                                    <w:jc w:val="both"/>
                                  </w:pPr>
                                </w:pPrChange>
                              </w:pPr>
                              <w:bookmarkStart w:id="173" w:name="_Toc12315015"/>
                              <w:ins w:id="174" w:author="DAVIDS  GONZALEZ" w:date="2018-10-10T13:55:00Z">
                                <w:r>
                                  <w:t xml:space="preserve">Figura </w:t>
                                </w:r>
                                <w:r>
                                  <w:fldChar w:fldCharType="begin"/>
                                </w:r>
                                <w:r>
                                  <w:instrText xml:space="preserve"> SEQ Figura \* ARABIC </w:instrText>
                                </w:r>
                              </w:ins>
                              <w:r>
                                <w:fldChar w:fldCharType="separate"/>
                              </w:r>
                              <w:r>
                                <w:rPr>
                                  <w:noProof/>
                                </w:rPr>
                                <w:t>2</w:t>
                              </w:r>
                              <w:ins w:id="175" w:author="DAVIDS  GONZALEZ" w:date="2018-10-10T13:55:00Z">
                                <w:r>
                                  <w:fldChar w:fldCharType="end"/>
                                </w:r>
                                <w:r>
                                  <w:t xml:space="preserve"> Arquitectura General. Fuente: </w:t>
                                </w:r>
                              </w:ins>
                              <w:ins w:id="176" w:author="DAVIDS  GONZALEZ" w:date="2018-10-17T11:36:00Z">
                                <w:r>
                                  <w:t>Elaboración</w:t>
                                </w:r>
                              </w:ins>
                              <w:ins w:id="177" w:author="DAVIDS  GONZALEZ" w:date="2018-10-10T13:55:00Z">
                                <w:r>
                                  <w:t xml:space="preserve"> Propia</w:t>
                                </w:r>
                              </w:ins>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9D89C" id="Cuadro de texto 5" o:spid="_x0000_s1027" type="#_x0000_t202" style="position:absolute;left:0;text-align:left;margin-left:-4.65pt;margin-top:285.95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" stroked="f">
                  <v:textbox style="mso-fit-shape-to-text:t" inset="0,0,0,0">
                    <w:txbxContent>
                      <w:p w:rsidR="009E02BD" w:rsidRPr="006070AA" w:rsidRDefault="009E02BD">
                        <w:pPr>
                          <w:pStyle w:val="Descripcin"/>
                          <w:jc w:val="center"/>
                          <w:rPr>
                            <w:noProof/>
                          </w:rPr>
                          <w:pPrChange w:id="178" w:author="DAVIDS  GONZALEZ" w:date="2018-10-10T13:55:00Z">
                            <w:pPr>
                              <w:ind w:firstLine="568"/>
                              <w:jc w:val="both"/>
                            </w:pPr>
                          </w:pPrChange>
                        </w:pPr>
                        <w:bookmarkStart w:id="179" w:name="_Toc12315015"/>
                        <w:ins w:id="180" w:author="DAVIDS  GONZALEZ" w:date="2018-10-10T13:55:00Z">
                          <w:r>
                            <w:t xml:space="preserve">Figura </w:t>
                          </w:r>
                          <w:r>
                            <w:fldChar w:fldCharType="begin"/>
                          </w:r>
                          <w:r>
                            <w:instrText xml:space="preserve"> SEQ Figura \* ARABIC </w:instrText>
                          </w:r>
                        </w:ins>
                        <w:r>
                          <w:fldChar w:fldCharType="separate"/>
                        </w:r>
                        <w:r>
                          <w:rPr>
                            <w:noProof/>
                          </w:rPr>
                          <w:t>2</w:t>
                        </w:r>
                        <w:ins w:id="181" w:author="DAVIDS  GONZALEZ" w:date="2018-10-10T13:55:00Z">
                          <w:r>
                            <w:fldChar w:fldCharType="end"/>
                          </w:r>
                          <w:r>
                            <w:t xml:space="preserve"> Arquitectura General. Fuente: </w:t>
                          </w:r>
                        </w:ins>
                        <w:ins w:id="182" w:author="DAVIDS  GONZALEZ" w:date="2018-10-17T11:36:00Z">
                          <w:r>
                            <w:t>Elaboración</w:t>
                          </w:r>
                        </w:ins>
                        <w:ins w:id="183" w:author="DAVIDS  GONZALEZ" w:date="2018-10-10T13:55:00Z">
                          <w:r>
                            <w:t xml:space="preserve"> Propia</w:t>
                          </w:r>
                        </w:ins>
                        <w:bookmarkEnd w:id="179"/>
                      </w:p>
                    </w:txbxContent>
                  </v:textbox>
                  <w10:wrap type="square"/>
                </v:shape>
              </w:pict>
            </mc:Fallback>
          </mc:AlternateContent>
        </w:r>
      </w:ins>
      <w:r>
        <w:rPr>
          <w:noProof/>
        </w:rPr>
        <mc:AlternateContent>
          <mc:Choice Requires="wps">
            <w:drawing>
              <wp:anchor distT="0" distB="0" distL="114300" distR="114300" simplePos="0" relativeHeight="251666432" behindDoc="1" locked="0" layoutInCell="1" allowOverlap="1" wp14:anchorId="25FD2FC2" wp14:editId="7D1DDF18">
                <wp:simplePos x="0" y="0"/>
                <wp:positionH relativeFrom="column">
                  <wp:posOffset>35560</wp:posOffset>
                </wp:positionH>
                <wp:positionV relativeFrom="paragraph">
                  <wp:posOffset>3665855</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9E02BD" w:rsidRPr="00AA4DCA" w:rsidRDefault="009E02BD" w:rsidP="003111DF">
                            <w:pPr>
                              <w:pStyle w:val="Descripcin"/>
                              <w:rPr>
                                <w:rFonts w:eastAsiaTheme="minorHAnsi"/>
                                <w:noProof/>
                              </w:rPr>
                            </w:pPr>
                            <w:bookmarkStart w:id="184"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2FC2" id="Cuadro de texto 3" o:spid="_x0000_s1028" type="#_x0000_t202" style="position:absolute;left:0;text-align:left;margin-left:2.8pt;margin-top:288.6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" stroked="f">
                <v:textbox style="mso-fit-shape-to-text:t" inset="0,0,0,0">
                  <w:txbxContent>
                    <w:p w:rsidR="009E02BD" w:rsidRPr="00AA4DCA" w:rsidRDefault="009E02BD" w:rsidP="003111DF">
                      <w:pPr>
                        <w:pStyle w:val="Descripcin"/>
                        <w:rPr>
                          <w:rFonts w:eastAsiaTheme="minorHAnsi"/>
                          <w:noProof/>
                        </w:rPr>
                      </w:pPr>
                      <w:bookmarkStart w:id="185"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5"/>
                    </w:p>
                  </w:txbxContent>
                </v:textbox>
                <w10:wrap type="tight"/>
              </v:shape>
            </w:pict>
          </mc:Fallback>
        </mc:AlternateContent>
      </w:r>
      <w:ins w:id="186" w:author="DAVIDS  GONZALEZ" w:date="2019-01-15T12:03:00Z">
        <w:r>
          <w:rPr>
            <w:rFonts w:ascii="Arial" w:eastAsia="Times New Roman" w:hAnsi="Arial" w:cs="Arial"/>
            <w:noProof/>
            <w:sz w:val="24"/>
            <w:szCs w:val="24"/>
            <w:lang w:eastAsia="es-EC"/>
          </w:rPr>
          <w:drawing>
            <wp:anchor distT="0" distB="0" distL="114300" distR="114300" simplePos="0" relativeHeight="251664384" behindDoc="1" locked="0" layoutInCell="1" allowOverlap="1" wp14:anchorId="639BF71B" wp14:editId="7163BDA4">
              <wp:simplePos x="0" y="0"/>
              <wp:positionH relativeFrom="page">
                <wp:posOffset>1116241</wp:posOffset>
              </wp:positionH>
              <wp:positionV relativeFrom="paragraph">
                <wp:posOffset>380336</wp:posOffset>
              </wp:positionV>
              <wp:extent cx="5486400" cy="3228975"/>
              <wp:effectExtent l="0" t="76200" r="19050" b="9525"/>
              <wp:wrapTight wrapText="bothSides">
                <wp:wrapPolygon edited="0">
                  <wp:start x="375" y="-510"/>
                  <wp:lineTo x="150" y="2421"/>
                  <wp:lineTo x="150" y="20389"/>
                  <wp:lineTo x="375" y="21536"/>
                  <wp:lineTo x="21450" y="21536"/>
                  <wp:lineTo x="21525" y="21281"/>
                  <wp:lineTo x="21600" y="20262"/>
                  <wp:lineTo x="21300" y="-510"/>
                  <wp:lineTo x="375" y="-510"/>
                </wp:wrapPolygon>
              </wp:wrapTight>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ins>
    </w:p>
    <w:p w:rsidR="00791938" w:rsidRPr="00791938" w:rsidRDefault="00791938" w:rsidP="00791938">
      <w:pPr>
        <w:spacing w:after="0" w:line="360" w:lineRule="auto"/>
        <w:jc w:val="both"/>
        <w:rPr>
          <w:ins w:id="187" w:author="DAVIDS  GONZALEZ" w:date="2019-01-15T12:07:00Z"/>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proyecto mapeo y visualización de rutas de buses urbanos </w:t>
      </w:r>
      <w:r>
        <w:rPr>
          <w:rFonts w:ascii="Times New Roman" w:eastAsia="Calibri" w:hAnsi="Times New Roman" w:cs="Arial"/>
          <w:sz w:val="24"/>
          <w:szCs w:val="24"/>
          <w:lang w:val="es-ES"/>
        </w:rPr>
        <w:t>cuenta</w:t>
      </w:r>
      <w:r w:rsidRPr="00791938">
        <w:rPr>
          <w:rFonts w:ascii="Times New Roman" w:eastAsia="Calibri" w:hAnsi="Times New Roman" w:cs="Arial"/>
          <w:sz w:val="24"/>
          <w:szCs w:val="24"/>
          <w:lang w:val="es-ES"/>
        </w:rPr>
        <w:t xml:space="preserve"> con una aplicación móvil que será utilizada en dispositivos móviles Android que posean tecnología GPS, </w:t>
      </w:r>
      <w:r>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ascii="Times New Roman" w:eastAsia="Calibri" w:hAnsi="Times New Roman" w:cs="Arial"/>
          <w:sz w:val="24"/>
          <w:szCs w:val="24"/>
          <w:lang w:val="es-ES"/>
        </w:rPr>
        <w:t>alimentan</w:t>
      </w:r>
      <w:r w:rsidRPr="00791938">
        <w:rPr>
          <w:rFonts w:ascii="Times New Roman" w:eastAsia="Calibri" w:hAnsi="Times New Roman" w:cs="Arial"/>
          <w:sz w:val="24"/>
          <w:szCs w:val="24"/>
          <w:lang w:val="es-ES"/>
        </w:rPr>
        <w:t xml:space="preserve"> a través de la </w:t>
      </w:r>
      <w:r w:rsidRPr="00791938">
        <w:rPr>
          <w:rFonts w:ascii="Times New Roman" w:eastAsia="Calibri" w:hAnsi="Times New Roman" w:cs="Arial"/>
          <w:b/>
          <w:sz w:val="24"/>
          <w:szCs w:val="24"/>
          <w:lang w:val="es-ES"/>
        </w:rPr>
        <w:t>Capa de Servicios Web/Geográfico</w:t>
      </w:r>
      <w:r w:rsidRPr="00791938">
        <w:rPr>
          <w:rFonts w:ascii="Times New Roman" w:eastAsia="Calibri" w:hAnsi="Times New Roman" w:cs="Arial"/>
          <w:sz w:val="24"/>
          <w:szCs w:val="24"/>
          <w:lang w:val="es-ES"/>
        </w:rPr>
        <w:t xml:space="preserve"> de la información provista por medio del prototipo de Hardware </w:t>
      </w:r>
      <w:ins w:id="188" w:author="Ivan A Sanchez Vera" w:date="2018-09-28T11:12:00Z">
        <w:r w:rsidRPr="00791938">
          <w:rPr>
            <w:rFonts w:ascii="Times New Roman" w:eastAsia="Calibri" w:hAnsi="Times New Roman" w:cs="Arial"/>
            <w:sz w:val="24"/>
            <w:szCs w:val="24"/>
            <w:lang w:val="es-ES"/>
          </w:rPr>
          <w:t>(</w:t>
        </w:r>
      </w:ins>
      <w:r w:rsidRPr="00791938">
        <w:rPr>
          <w:rFonts w:ascii="Times New Roman" w:eastAsia="Calibri" w:hAnsi="Times New Roman" w:cs="Arial"/>
          <w:sz w:val="24"/>
          <w:szCs w:val="24"/>
          <w:lang w:val="es-ES"/>
        </w:rPr>
        <w:t xml:space="preserve">que recolectara la información necesaria acerca del bus y su ruta). El prototipo de </w:t>
      </w:r>
      <w:del w:id="189" w:author="DAVIDS  GONZALEZ" w:date="2019-01-15T12:06:00Z">
        <w:r w:rsidRPr="00791938" w:rsidDel="00EF1A71">
          <w:rPr>
            <w:rFonts w:ascii="Times New Roman" w:eastAsia="Calibri" w:hAnsi="Times New Roman" w:cs="Arial"/>
            <w:sz w:val="24"/>
            <w:szCs w:val="24"/>
            <w:lang w:val="es-ES"/>
          </w:rPr>
          <w:delText>Hardware,</w:delText>
        </w:r>
      </w:del>
      <w:ins w:id="190" w:author="DAVIDS  GONZALEZ" w:date="2019-01-15T12:06:00Z">
        <w:r w:rsidRPr="00791938">
          <w:rPr>
            <w:rFonts w:ascii="Times New Roman" w:eastAsia="Calibri" w:hAnsi="Times New Roman" w:cs="Arial"/>
            <w:sz w:val="24"/>
            <w:szCs w:val="24"/>
            <w:lang w:val="es-ES"/>
          </w:rPr>
          <w:t>Hardware</w:t>
        </w:r>
      </w:ins>
      <w:r w:rsidRPr="00791938">
        <w:rPr>
          <w:rFonts w:ascii="Times New Roman" w:eastAsia="Calibri" w:hAnsi="Times New Roman" w:cs="Arial"/>
          <w:sz w:val="24"/>
          <w:szCs w:val="24"/>
          <w:lang w:val="es-ES"/>
        </w:rPr>
        <w:t xml:space="preserve"> no es </w:t>
      </w:r>
      <w:del w:id="191" w:author="DAVIDS  GONZALEZ" w:date="2018-10-02T12:16:00Z">
        <w:r w:rsidRPr="00791938" w:rsidDel="00B57BD8">
          <w:rPr>
            <w:rFonts w:ascii="Times New Roman" w:eastAsia="Calibri" w:hAnsi="Times New Roman" w:cs="Arial"/>
            <w:sz w:val="24"/>
            <w:szCs w:val="24"/>
            <w:lang w:val="es-ES"/>
          </w:rPr>
          <w:delText>mas</w:delText>
        </w:r>
      </w:del>
      <w:ins w:id="192" w:author="DAVIDS  GONZALEZ" w:date="2018-10-02T12:16:00Z">
        <w:r w:rsidRPr="00791938">
          <w:rPr>
            <w:rFonts w:ascii="Times New Roman" w:eastAsia="Calibri" w:hAnsi="Times New Roman" w:cs="Arial"/>
            <w:sz w:val="24"/>
            <w:szCs w:val="24"/>
            <w:lang w:val="es-ES"/>
          </w:rPr>
          <w:t>más</w:t>
        </w:r>
      </w:ins>
      <w:r w:rsidRPr="00791938">
        <w:rPr>
          <w:rFonts w:ascii="Times New Roman" w:eastAsia="Calibri" w:hAnsi="Times New Roman" w:cs="Arial"/>
          <w:sz w:val="24"/>
          <w:szCs w:val="24"/>
          <w:lang w:val="es-ES"/>
        </w:rPr>
        <w:t xml:space="preserve"> que un dispositivo de conteo de personas que suben y bajan del bus, </w:t>
      </w:r>
      <w:r>
        <w:rPr>
          <w:rFonts w:ascii="Times New Roman" w:eastAsia="Calibri" w:hAnsi="Times New Roman" w:cs="Arial"/>
          <w:sz w:val="24"/>
          <w:szCs w:val="24"/>
          <w:lang w:val="es-ES"/>
        </w:rPr>
        <w:t xml:space="preserve">velocidad, </w:t>
      </w:r>
      <w:r w:rsidRPr="00791938">
        <w:rPr>
          <w:rFonts w:ascii="Times New Roman" w:eastAsia="Calibri" w:hAnsi="Times New Roman" w:cs="Arial"/>
          <w:sz w:val="24"/>
          <w:szCs w:val="24"/>
          <w:lang w:val="es-ES"/>
        </w:rPr>
        <w:t xml:space="preserve">georreferenciación de la localización de la unidad de transporte en un momento especifico e información geográfica derivada de </w:t>
      </w:r>
      <w:ins w:id="193" w:author="DAVIDS  GONZALEZ" w:date="2019-01-25T16:54:00Z">
        <w:r w:rsidRPr="00791938">
          <w:rPr>
            <w:rFonts w:ascii="Times New Roman" w:eastAsia="Calibri" w:hAnsi="Times New Roman" w:cs="Arial"/>
            <w:sz w:val="24"/>
            <w:szCs w:val="24"/>
            <w:lang w:val="es-ES"/>
          </w:rPr>
          <w:t>este tales como</w:t>
        </w:r>
      </w:ins>
      <w:del w:id="194" w:author="DAVIDS  GONZALEZ" w:date="2019-01-25T16:54:00Z">
        <w:r w:rsidRPr="00791938" w:rsidDel="00403FE2">
          <w:rPr>
            <w:rFonts w:ascii="Times New Roman" w:eastAsia="Calibri" w:hAnsi="Times New Roman" w:cs="Arial"/>
            <w:sz w:val="24"/>
            <w:szCs w:val="24"/>
            <w:lang w:val="es-ES"/>
          </w:rPr>
          <w:delText>dicho</w:delText>
        </w:r>
      </w:del>
      <w:r w:rsidRPr="00791938">
        <w:rPr>
          <w:rFonts w:ascii="Times New Roman" w:eastAsia="Calibri" w:hAnsi="Times New Roman" w:cs="Arial"/>
          <w:sz w:val="24"/>
          <w:szCs w:val="24"/>
          <w:lang w:val="es-ES"/>
        </w:rPr>
        <w:t xml:space="preserve"> </w:t>
      </w:r>
      <w:del w:id="195"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velocidad</w:t>
      </w:r>
      <w:del w:id="196"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w:t>
      </w:r>
    </w:p>
    <w:p w:rsidR="00791938" w:rsidRDefault="00791938" w:rsidP="00791938">
      <w:pPr>
        <w:ind w:firstLine="568"/>
        <w:jc w:val="both"/>
        <w:rPr>
          <w:ins w:id="197" w:author="DAVIDS  GONZALEZ" w:date="2019-01-15T12:07:00Z"/>
          <w:rFonts w:ascii="Arial" w:eastAsia="Times New Roman" w:hAnsi="Arial" w:cs="Arial"/>
          <w:sz w:val="24"/>
          <w:szCs w:val="24"/>
        </w:rPr>
      </w:pPr>
    </w:p>
    <w:p w:rsidR="00791938" w:rsidRDefault="00791938" w:rsidP="00791938">
      <w:pPr>
        <w:ind w:firstLine="568"/>
        <w:jc w:val="both"/>
        <w:rPr>
          <w:ins w:id="198" w:author="DAVIDS  GONZALEZ" w:date="2019-01-15T12:07:00Z"/>
          <w:rFonts w:ascii="Arial" w:eastAsia="Times New Roman"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29E10D09" wp14:editId="39BDCB5E">
                <wp:simplePos x="0" y="0"/>
                <wp:positionH relativeFrom="column">
                  <wp:posOffset>-51435</wp:posOffset>
                </wp:positionH>
                <wp:positionV relativeFrom="paragraph">
                  <wp:posOffset>4264660</wp:posOffset>
                </wp:positionV>
                <wp:extent cx="558101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E02BD" w:rsidRPr="00E8458E" w:rsidRDefault="009E02BD" w:rsidP="00791938">
                            <w:pPr>
                              <w:pStyle w:val="Descripcin"/>
                              <w:rPr>
                                <w:rFonts w:eastAsiaTheme="minorHAnsi"/>
                                <w:noProof/>
                              </w:rPr>
                            </w:pPr>
                            <w:bookmarkStart w:id="199"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0D09" id="Cuadro de texto 6" o:spid="_x0000_s1029" type="#_x0000_t202" style="position:absolute;left:0;text-align:left;margin-left:-4.05pt;margin-top:335.8pt;width:439.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vmMwIAAGsEAAAOAAAAZHJzL2Uyb0RvYy54bWysVMFu2zAMvQ/YPwi6L05aJ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" stroked="f">
                <v:textbox style="mso-fit-shape-to-text:t" inset="0,0,0,0">
                  <w:txbxContent>
                    <w:p w:rsidR="009E02BD" w:rsidRPr="00E8458E" w:rsidRDefault="009E02BD" w:rsidP="00791938">
                      <w:pPr>
                        <w:pStyle w:val="Descripcin"/>
                        <w:rPr>
                          <w:rFonts w:eastAsiaTheme="minorHAnsi"/>
                          <w:noProof/>
                        </w:rPr>
                      </w:pPr>
                      <w:bookmarkStart w:id="200"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200"/>
                    </w:p>
                  </w:txbxContent>
                </v:textbox>
                <w10:wrap type="square"/>
              </v:shape>
            </w:pict>
          </mc:Fallback>
        </mc:AlternateContent>
      </w:r>
      <w:ins w:id="201" w:author="DAVIDS  GONZALEZ" w:date="2018-10-02T12:15:00Z">
        <w:r w:rsidRPr="00B57BD8">
          <w:rPr>
            <w:noProof/>
            <w:lang w:eastAsia="es-EC"/>
          </w:rPr>
          <w:drawing>
            <wp:anchor distT="0" distB="0" distL="114300" distR="114300" simplePos="0" relativeHeight="251668480" behindDoc="0" locked="0" layoutInCell="1" allowOverlap="1" wp14:anchorId="3BF7EFE3" wp14:editId="31BAA77D">
              <wp:simplePos x="0" y="0"/>
              <wp:positionH relativeFrom="column">
                <wp:posOffset>-51435</wp:posOffset>
              </wp:positionH>
              <wp:positionV relativeFrom="paragraph">
                <wp:posOffset>202860</wp:posOffset>
              </wp:positionV>
              <wp:extent cx="5581015" cy="400494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ins>
    </w:p>
    <w:p w:rsidR="00791938" w:rsidRPr="00791938" w:rsidRDefault="00791938">
      <w:pPr>
        <w:jc w:val="both"/>
        <w:rPr>
          <w:ins w:id="202" w:author="DAVIDS  GONZALEZ" w:date="2019-01-15T12:10:00Z"/>
          <w:rFonts w:ascii="Times New Roman" w:eastAsia="Times New Roman" w:hAnsi="Times New Roman" w:cs="Times New Roman"/>
          <w:b/>
          <w:bCs/>
          <w:sz w:val="24"/>
          <w:szCs w:val="24"/>
          <w:lang w:val="es-ES"/>
        </w:rPr>
        <w:pPrChange w:id="203" w:author="DAVIDS  GONZALEZ" w:date="2019-01-15T12:10:00Z">
          <w:pPr>
            <w:ind w:firstLine="568"/>
            <w:jc w:val="both"/>
          </w:pPr>
        </w:pPrChange>
      </w:pPr>
      <w:r>
        <w:rPr>
          <w:rFonts w:ascii="Times New Roman" w:eastAsia="Times New Roman" w:hAnsi="Times New Roman" w:cs="Times New Roman"/>
          <w:b/>
          <w:bCs/>
          <w:sz w:val="24"/>
          <w:szCs w:val="24"/>
          <w:lang w:val="es-ES"/>
        </w:rPr>
        <w:t>D</w:t>
      </w:r>
      <w:ins w:id="204" w:author="DAVIDS  GONZALEZ" w:date="2018-10-10T14:14:00Z">
        <w:r w:rsidRPr="00791938">
          <w:rPr>
            <w:rFonts w:ascii="Times New Roman" w:eastAsia="Times New Roman" w:hAnsi="Times New Roman" w:cs="Times New Roman"/>
            <w:b/>
            <w:bCs/>
            <w:sz w:val="24"/>
            <w:szCs w:val="24"/>
            <w:lang w:val="es-ES"/>
          </w:rPr>
          <w:t>escripción del m</w:t>
        </w:r>
      </w:ins>
      <w:r>
        <w:rPr>
          <w:rFonts w:ascii="Times New Roman" w:eastAsia="Times New Roman" w:hAnsi="Times New Roman" w:cs="Times New Roman"/>
          <w:b/>
          <w:bCs/>
          <w:sz w:val="24"/>
          <w:szCs w:val="24"/>
          <w:lang w:val="es-ES"/>
        </w:rPr>
        <w:t>ó</w:t>
      </w:r>
      <w:ins w:id="205" w:author="DAVIDS  GONZALEZ" w:date="2018-10-10T14:14:00Z">
        <w:r w:rsidRPr="00791938">
          <w:rPr>
            <w:rFonts w:ascii="Times New Roman" w:eastAsia="Times New Roman" w:hAnsi="Times New Roman" w:cs="Times New Roman"/>
            <w:b/>
            <w:bCs/>
            <w:sz w:val="24"/>
            <w:szCs w:val="24"/>
            <w:lang w:val="es-ES"/>
          </w:rPr>
          <w:t xml:space="preserve">dulo </w:t>
        </w:r>
      </w:ins>
      <w:r>
        <w:rPr>
          <w:rFonts w:ascii="Times New Roman" w:eastAsia="Times New Roman" w:hAnsi="Times New Roman" w:cs="Times New Roman"/>
          <w:b/>
          <w:bCs/>
          <w:sz w:val="24"/>
          <w:szCs w:val="24"/>
          <w:lang w:val="es-ES"/>
        </w:rPr>
        <w:t>desarrollado – Capa de Servicios Web y Geográficos</w:t>
      </w: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presente documento detalla </w:t>
      </w:r>
      <w:r>
        <w:rPr>
          <w:rFonts w:ascii="Times New Roman" w:eastAsia="Calibri" w:hAnsi="Times New Roman" w:cs="Arial"/>
          <w:sz w:val="24"/>
          <w:szCs w:val="24"/>
          <w:lang w:val="es-ES"/>
        </w:rPr>
        <w:t xml:space="preserve">el desarrollo de </w:t>
      </w:r>
      <w:r w:rsidRPr="00791938">
        <w:rPr>
          <w:rFonts w:ascii="Times New Roman" w:eastAsia="Calibri" w:hAnsi="Times New Roman" w:cs="Arial"/>
          <w:sz w:val="24"/>
          <w:szCs w:val="24"/>
          <w:lang w:val="es-ES"/>
        </w:rPr>
        <w:t xml:space="preserve">la Capa de Servicios Web/Geográfico. Dicha capa de servicios </w:t>
      </w:r>
      <w:r w:rsidR="00B11D30">
        <w:rPr>
          <w:rFonts w:ascii="Times New Roman" w:eastAsia="Calibri" w:hAnsi="Times New Roman" w:cs="Arial"/>
          <w:sz w:val="24"/>
          <w:szCs w:val="24"/>
          <w:lang w:val="es-ES"/>
        </w:rPr>
        <w:t>permite</w:t>
      </w:r>
      <w:r w:rsidRPr="00791938">
        <w:rPr>
          <w:rFonts w:ascii="Times New Roman" w:eastAsia="Calibri" w:hAnsi="Times New Roman" w:cs="Arial"/>
          <w:sz w:val="24"/>
          <w:szCs w:val="24"/>
          <w:lang w:val="es-ES"/>
        </w:rPr>
        <w:t xml:space="preserve"> la consulta/manipulación de la base de datos </w:t>
      </w:r>
      <w:proofErr w:type="spellStart"/>
      <w:r w:rsidRPr="00791938">
        <w:rPr>
          <w:rFonts w:ascii="Times New Roman" w:eastAsia="Calibri" w:hAnsi="Times New Roman" w:cs="Arial"/>
          <w:sz w:val="24"/>
          <w:szCs w:val="24"/>
          <w:lang w:val="es-ES"/>
        </w:rPr>
        <w:t>CouchBase</w:t>
      </w:r>
      <w:proofErr w:type="spellEnd"/>
      <w:r w:rsidRPr="00791938">
        <w:rPr>
          <w:rFonts w:ascii="Times New Roman" w:eastAsia="Calibri" w:hAnsi="Times New Roman" w:cs="Arial"/>
          <w:sz w:val="24"/>
          <w:szCs w:val="24"/>
          <w:lang w:val="es-ES"/>
        </w:rPr>
        <w:t xml:space="preserve">, además de otros servicios Web </w:t>
      </w:r>
      <w:del w:id="206" w:author="DAVIDS  GONZALEZ" w:date="2018-10-01T16:43:00Z">
        <w:r w:rsidRPr="00791938" w:rsidDel="00005009">
          <w:rPr>
            <w:rFonts w:ascii="Times New Roman" w:eastAsia="Calibri" w:hAnsi="Times New Roman" w:cs="Arial"/>
            <w:sz w:val="24"/>
            <w:szCs w:val="24"/>
            <w:lang w:val="es-ES"/>
          </w:rPr>
          <w:delText>Geograficos</w:delText>
        </w:r>
      </w:del>
      <w:ins w:id="207" w:author="DAVIDS  GONZALEZ" w:date="2018-10-01T16:43:00Z">
        <w:r w:rsidRPr="00791938">
          <w:rPr>
            <w:rFonts w:ascii="Times New Roman" w:eastAsia="Calibri" w:hAnsi="Times New Roman" w:cs="Arial"/>
            <w:sz w:val="24"/>
            <w:szCs w:val="24"/>
            <w:lang w:val="es-ES"/>
          </w:rPr>
          <w:t>Geográficos</w:t>
        </w:r>
      </w:ins>
      <w:r w:rsidRPr="00791938">
        <w:rPr>
          <w:rFonts w:ascii="Times New Roman" w:eastAsia="Calibri" w:hAnsi="Times New Roman" w:cs="Arial"/>
          <w:sz w:val="24"/>
          <w:szCs w:val="24"/>
          <w:lang w:val="es-ES"/>
        </w:rPr>
        <w:t xml:space="preserve">, que </w:t>
      </w:r>
      <w:r w:rsidR="00B11D30">
        <w:rPr>
          <w:rFonts w:ascii="Times New Roman" w:eastAsia="Calibri" w:hAnsi="Times New Roman" w:cs="Arial"/>
          <w:sz w:val="24"/>
          <w:szCs w:val="24"/>
          <w:lang w:val="es-ES"/>
        </w:rPr>
        <w:t>son</w:t>
      </w:r>
      <w:r w:rsidRPr="00791938">
        <w:rPr>
          <w:rFonts w:ascii="Times New Roman" w:eastAsia="Calibri" w:hAnsi="Times New Roman" w:cs="Arial"/>
          <w:sz w:val="24"/>
          <w:szCs w:val="24"/>
          <w:lang w:val="es-ES"/>
        </w:rPr>
        <w:t xml:space="preserve"> consumido</w:t>
      </w:r>
      <w:r w:rsidR="00B11D30">
        <w:rPr>
          <w:rFonts w:ascii="Times New Roman" w:eastAsia="Calibri" w:hAnsi="Times New Roman" w:cs="Arial"/>
          <w:sz w:val="24"/>
          <w:szCs w:val="24"/>
          <w:lang w:val="es-ES"/>
        </w:rPr>
        <w:t>s</w:t>
      </w:r>
      <w:r w:rsidRPr="00791938">
        <w:rPr>
          <w:rFonts w:ascii="Times New Roman" w:eastAsia="Calibri" w:hAnsi="Times New Roman" w:cs="Arial"/>
          <w:sz w:val="24"/>
          <w:szCs w:val="24"/>
          <w:lang w:val="es-ES"/>
        </w:rPr>
        <w:t xml:space="preserve"> por la aplicación web, aplicación móvil y el dispositivo de Hardware. La información conveniente </w:t>
      </w:r>
      <w:r w:rsidR="00B11D30">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almacenada en </w:t>
      </w:r>
      <w:ins w:id="208" w:author="DAVIDS  GONZALEZ" w:date="2019-01-25T16:57:00Z">
        <w:r w:rsidRPr="00791938">
          <w:rPr>
            <w:rFonts w:ascii="Times New Roman" w:eastAsia="Calibri" w:hAnsi="Times New Roman" w:cs="Arial"/>
            <w:sz w:val="24"/>
            <w:szCs w:val="24"/>
            <w:lang w:val="es-ES"/>
          </w:rPr>
          <w:t>una</w:t>
        </w:r>
      </w:ins>
      <w:del w:id="209" w:author="DAVIDS  GONZALEZ" w:date="2019-01-25T16:57:00Z">
        <w:r w:rsidRPr="00791938" w:rsidDel="00403FE2">
          <w:rPr>
            <w:rFonts w:ascii="Times New Roman" w:eastAsia="Calibri" w:hAnsi="Times New Roman" w:cs="Arial"/>
            <w:sz w:val="24"/>
            <w:szCs w:val="24"/>
            <w:lang w:val="es-ES"/>
          </w:rPr>
          <w:delText>la</w:delText>
        </w:r>
      </w:del>
      <w:r w:rsidRPr="00791938">
        <w:rPr>
          <w:rFonts w:ascii="Times New Roman" w:eastAsia="Calibri" w:hAnsi="Times New Roman" w:cs="Arial"/>
          <w:sz w:val="24"/>
          <w:szCs w:val="24"/>
          <w:lang w:val="es-ES"/>
        </w:rPr>
        <w:t xml:space="preserve"> base de datos NoSQL.</w:t>
      </w:r>
    </w:p>
    <w:p w:rsidR="00791938" w:rsidRPr="00791938" w:rsidDel="00B57BD8" w:rsidRDefault="00791938" w:rsidP="00791938">
      <w:pPr>
        <w:spacing w:after="0" w:line="360" w:lineRule="auto"/>
        <w:jc w:val="both"/>
        <w:rPr>
          <w:del w:id="210" w:author="DAVIDS  GONZALEZ" w:date="2018-10-01T16:49:00Z"/>
          <w:rFonts w:ascii="Times New Roman" w:eastAsia="Calibri" w:hAnsi="Times New Roman" w:cs="Arial"/>
          <w:sz w:val="24"/>
          <w:szCs w:val="24"/>
          <w:lang w:val="es-ES"/>
        </w:rPr>
      </w:pPr>
    </w:p>
    <w:p w:rsidR="00791938" w:rsidRPr="00791938" w:rsidDel="008E64AE" w:rsidRDefault="00791938">
      <w:pPr>
        <w:spacing w:after="0" w:line="360" w:lineRule="auto"/>
        <w:jc w:val="both"/>
        <w:rPr>
          <w:del w:id="211" w:author="DAVIDS  GONZALEZ" w:date="2018-10-02T12:20:00Z"/>
          <w:rFonts w:ascii="Times New Roman" w:eastAsia="Calibri" w:hAnsi="Times New Roman" w:cs="Arial"/>
          <w:sz w:val="24"/>
          <w:szCs w:val="24"/>
          <w:lang w:val="es-ES"/>
        </w:rPr>
        <w:pPrChange w:id="212" w:author="DAVIDS  GONZALEZ" w:date="2019-01-25T17:00:00Z">
          <w:pPr>
            <w:ind w:firstLine="568"/>
            <w:jc w:val="both"/>
          </w:pPr>
        </w:pPrChange>
      </w:pPr>
      <w:ins w:id="213" w:author="Ivan A Sanchez Vera" w:date="2018-09-28T11:40:00Z">
        <w:del w:id="214" w:author="DAVIDS  GONZALEZ" w:date="2019-01-15T12:10:00Z">
          <w:r w:rsidRPr="00791938" w:rsidDel="00EF1A71">
            <w:rPr>
              <w:rFonts w:ascii="Times New Roman" w:eastAsia="Calibri" w:hAnsi="Times New Roman" w:cs="Arial"/>
              <w:noProof/>
              <w:sz w:val="24"/>
              <w:szCs w:val="24"/>
              <w:lang w:val="es-ES"/>
            </w:rPr>
            <w:drawing>
              <wp:anchor distT="0" distB="0" distL="114300" distR="114300" simplePos="0" relativeHeight="251672576" behindDoc="1" locked="0" layoutInCell="1" allowOverlap="1" wp14:anchorId="266F7D54" wp14:editId="1E27C8CC">
                <wp:simplePos x="0" y="0"/>
                <wp:positionH relativeFrom="page">
                  <wp:posOffset>1123315</wp:posOffset>
                </wp:positionH>
                <wp:positionV relativeFrom="paragraph">
                  <wp:posOffset>289560</wp:posOffset>
                </wp:positionV>
                <wp:extent cx="5486400" cy="3228975"/>
                <wp:effectExtent l="0" t="95250" r="38100" b="0"/>
                <wp:wrapTight wrapText="bothSides">
                  <wp:wrapPolygon edited="0">
                    <wp:start x="450" y="-637"/>
                    <wp:lineTo x="225" y="-382"/>
                    <wp:lineTo x="75" y="11214"/>
                    <wp:lineTo x="75" y="20517"/>
                    <wp:lineTo x="225" y="21409"/>
                    <wp:lineTo x="21600" y="21409"/>
                    <wp:lineTo x="21675" y="20135"/>
                    <wp:lineTo x="21375" y="1402"/>
                    <wp:lineTo x="21225" y="-382"/>
                    <wp:lineTo x="21150" y="-637"/>
                    <wp:lineTo x="450" y="-637"/>
                  </wp:wrapPolygon>
                </wp:wrapTight>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del>
      </w:ins>
    </w:p>
    <w:p w:rsidR="00791938" w:rsidRPr="00791938" w:rsidRDefault="00791938">
      <w:pPr>
        <w:spacing w:after="0" w:line="360" w:lineRule="auto"/>
        <w:jc w:val="both"/>
        <w:rPr>
          <w:ins w:id="215" w:author="DAVIDS  GONZALEZ" w:date="2019-01-15T12:11:00Z"/>
          <w:rFonts w:ascii="Times New Roman" w:eastAsia="Calibri" w:hAnsi="Times New Roman" w:cs="Arial"/>
          <w:sz w:val="24"/>
          <w:szCs w:val="24"/>
          <w:lang w:val="es-ES"/>
        </w:rPr>
        <w:pPrChange w:id="216" w:author="DAVIDS  GONZALEZ" w:date="2019-01-25T17:00:00Z">
          <w:pPr>
            <w:ind w:firstLine="568"/>
            <w:jc w:val="both"/>
          </w:pPr>
        </w:pPrChange>
      </w:pPr>
    </w:p>
    <w:p w:rsidR="00791938" w:rsidRPr="00791938" w:rsidDel="002A6216" w:rsidRDefault="00791938" w:rsidP="00791938">
      <w:pPr>
        <w:spacing w:after="0" w:line="360" w:lineRule="auto"/>
        <w:jc w:val="both"/>
        <w:rPr>
          <w:del w:id="217" w:author="DAVIDS  GONZALEZ" w:date="2018-10-16T10:57:00Z"/>
          <w:rFonts w:ascii="Times New Roman" w:eastAsia="Calibri" w:hAnsi="Times New Roman" w:cs="Arial"/>
          <w:sz w:val="24"/>
          <w:szCs w:val="24"/>
          <w:lang w:val="es-ES"/>
        </w:rPr>
      </w:pPr>
      <w:del w:id="218" w:author="DAVIDS  GONZALEZ" w:date="2019-01-15T12:10:00Z">
        <w:r w:rsidRPr="00791938" w:rsidDel="00EF1A71">
          <w:rPr>
            <w:rFonts w:ascii="Times New Roman" w:eastAsia="Calibri" w:hAnsi="Times New Roman" w:cs="Arial"/>
            <w:sz w:val="24"/>
            <w:szCs w:val="24"/>
            <w:lang w:val="es-ES"/>
          </w:rPr>
          <w:delText xml:space="preserve">Figura </w:delText>
        </w:r>
        <w:r w:rsidRPr="00791938" w:rsidDel="00EF1A71">
          <w:rPr>
            <w:rFonts w:ascii="Times New Roman" w:eastAsia="Calibri" w:hAnsi="Times New Roman" w:cs="Arial"/>
            <w:sz w:val="24"/>
            <w:szCs w:val="24"/>
            <w:lang w:val="es-ES"/>
          </w:rPr>
          <w:fldChar w:fldCharType="begin"/>
        </w:r>
        <w:r w:rsidRPr="00791938" w:rsidDel="00EF1A71">
          <w:rPr>
            <w:rFonts w:ascii="Times New Roman" w:eastAsia="Calibri" w:hAnsi="Times New Roman" w:cs="Arial"/>
            <w:sz w:val="24"/>
            <w:szCs w:val="24"/>
            <w:lang w:val="es-ES"/>
          </w:rPr>
          <w:delInstrText xml:space="preserve"> SEQ Figura \* ARABIC </w:delInstrText>
        </w:r>
        <w:r w:rsidRPr="00791938" w:rsidDel="00EF1A71">
          <w:rPr>
            <w:rFonts w:ascii="Times New Roman" w:eastAsia="Calibri" w:hAnsi="Times New Roman" w:cs="Arial"/>
            <w:sz w:val="24"/>
            <w:szCs w:val="24"/>
            <w:lang w:val="es-ES"/>
          </w:rPr>
          <w:fldChar w:fldCharType="separate"/>
        </w:r>
      </w:del>
      <w:del w:id="219" w:author="DAVIDS  GONZALEZ" w:date="2018-10-10T13:23:00Z">
        <w:r w:rsidRPr="00791938" w:rsidDel="0035479C">
          <w:rPr>
            <w:rFonts w:ascii="Times New Roman" w:eastAsia="Calibri" w:hAnsi="Times New Roman" w:cs="Arial"/>
            <w:sz w:val="24"/>
            <w:szCs w:val="24"/>
            <w:lang w:val="es-ES"/>
          </w:rPr>
          <w:delText>1</w:delText>
        </w:r>
      </w:del>
      <w:del w:id="220" w:author="DAVIDS  GONZALEZ" w:date="2019-01-15T12:10:00Z">
        <w:r w:rsidRPr="00791938" w:rsidDel="00EF1A71">
          <w:rPr>
            <w:rFonts w:ascii="Times New Roman" w:eastAsia="Calibri" w:hAnsi="Times New Roman" w:cs="Arial"/>
            <w:sz w:val="24"/>
            <w:szCs w:val="24"/>
            <w:lang w:val="es-ES"/>
          </w:rPr>
          <w:fldChar w:fldCharType="end"/>
        </w:r>
        <w:r w:rsidRPr="00791938" w:rsidDel="00EF1A71">
          <w:rPr>
            <w:rFonts w:ascii="Times New Roman" w:eastAsia="Calibri" w:hAnsi="Times New Roman" w:cs="Arial"/>
            <w:sz w:val="24"/>
            <w:szCs w:val="24"/>
            <w:lang w:val="es-ES"/>
          </w:rPr>
          <w:delText xml:space="preserve">. Diagrama </w:delText>
        </w:r>
      </w:del>
      <w:del w:id="221" w:author="DAVIDS  GONZALEZ" w:date="2018-10-02T12:21:00Z">
        <w:r w:rsidRPr="00791938" w:rsidDel="008E64AE">
          <w:rPr>
            <w:rFonts w:ascii="Times New Roman" w:eastAsia="Calibri" w:hAnsi="Times New Roman" w:cs="Arial"/>
            <w:sz w:val="24"/>
            <w:szCs w:val="24"/>
            <w:lang w:val="es-ES"/>
          </w:rPr>
          <w:delText>Arquitectonico</w:delText>
        </w:r>
      </w:del>
      <w:del w:id="222" w:author="DAVIDS  GONZALEZ" w:date="2019-01-15T12:10:00Z">
        <w:r w:rsidRPr="00791938" w:rsidDel="00EF1A71">
          <w:rPr>
            <w:rFonts w:ascii="Times New Roman" w:eastAsia="Calibri" w:hAnsi="Times New Roman" w:cs="Arial"/>
            <w:sz w:val="24"/>
            <w:szCs w:val="24"/>
            <w:lang w:val="es-ES"/>
          </w:rPr>
          <w:delText xml:space="preserve"> de Software </w:delText>
        </w:r>
      </w:del>
      <w:del w:id="223" w:author="DAVIDS  GONZALEZ" w:date="2018-10-02T12:21:00Z">
        <w:r w:rsidRPr="00791938" w:rsidDel="008E64AE">
          <w:rPr>
            <w:rFonts w:ascii="Times New Roman" w:eastAsia="Calibri" w:hAnsi="Times New Roman" w:cs="Arial"/>
            <w:sz w:val="24"/>
            <w:szCs w:val="24"/>
            <w:lang w:val="es-ES"/>
          </w:rPr>
          <w:delText>Genereal</w:delText>
        </w:r>
      </w:del>
      <w:del w:id="224" w:author="DAVIDS  GONZALEZ" w:date="2019-01-15T12:10:00Z">
        <w:r w:rsidRPr="00791938" w:rsidDel="00EF1A71">
          <w:rPr>
            <w:rFonts w:ascii="Times New Roman" w:eastAsia="Calibri" w:hAnsi="Times New Roman" w:cs="Arial"/>
            <w:sz w:val="24"/>
            <w:szCs w:val="24"/>
            <w:lang w:val="es-ES"/>
          </w:rPr>
          <w:delText xml:space="preserve"> de la </w:delText>
        </w:r>
      </w:del>
      <w:del w:id="225" w:author="DAVIDS  GONZALEZ" w:date="2018-10-02T12:21:00Z">
        <w:r w:rsidRPr="00791938" w:rsidDel="008E64AE">
          <w:rPr>
            <w:rFonts w:ascii="Times New Roman" w:eastAsia="Calibri" w:hAnsi="Times New Roman" w:cs="Arial"/>
            <w:sz w:val="24"/>
            <w:szCs w:val="24"/>
            <w:lang w:val="es-ES"/>
          </w:rPr>
          <w:delText>MacroSolucion</w:delText>
        </w:r>
      </w:del>
      <w:del w:id="226" w:author="DAVIDS  GONZALEZ" w:date="2019-01-15T12:10:00Z">
        <w:r w:rsidRPr="00791938" w:rsidDel="00EF1A71">
          <w:rPr>
            <w:rFonts w:ascii="Times New Roman" w:eastAsia="Calibri" w:hAnsi="Times New Roman" w:cs="Arial"/>
            <w:sz w:val="24"/>
            <w:szCs w:val="24"/>
            <w:lang w:val="es-ES"/>
          </w:rPr>
          <w:delText xml:space="preserve"> de Mapeo y </w:delText>
        </w:r>
      </w:del>
      <w:del w:id="227" w:author="DAVIDS  GONZALEZ" w:date="2018-10-02T12:21:00Z">
        <w:r w:rsidRPr="00791938" w:rsidDel="008E64AE">
          <w:rPr>
            <w:rFonts w:ascii="Times New Roman" w:eastAsia="Calibri" w:hAnsi="Times New Roman" w:cs="Arial"/>
            <w:sz w:val="24"/>
            <w:szCs w:val="24"/>
            <w:lang w:val="es-ES"/>
          </w:rPr>
          <w:delText>Visualizacion</w:delText>
        </w:r>
      </w:del>
      <w:del w:id="228" w:author="DAVIDS  GONZALEZ" w:date="2019-01-15T12:10:00Z">
        <w:r w:rsidRPr="00791938" w:rsidDel="00EF1A71">
          <w:rPr>
            <w:rFonts w:ascii="Times New Roman" w:eastAsia="Calibri" w:hAnsi="Times New Roman" w:cs="Arial"/>
            <w:sz w:val="24"/>
            <w:szCs w:val="24"/>
            <w:lang w:val="es-ES"/>
          </w:rPr>
          <w:delText xml:space="preserve"> de Rutas de Transporte Urbano para la Provincia de Santa Elena.</w:delText>
        </w:r>
      </w:del>
    </w:p>
    <w:p w:rsidR="00791938" w:rsidRPr="00791938" w:rsidDel="00615634" w:rsidRDefault="00791938" w:rsidP="00791938">
      <w:pPr>
        <w:spacing w:after="0" w:line="360" w:lineRule="auto"/>
        <w:jc w:val="both"/>
        <w:rPr>
          <w:ins w:id="229" w:author="Ivan A Sanchez Vera" w:date="2018-09-28T11:52:00Z"/>
          <w:del w:id="230" w:author="DAVIDS  GONZALEZ" w:date="2018-10-01T17:11:00Z"/>
          <w:rFonts w:ascii="Times New Roman" w:eastAsia="Calibri" w:hAnsi="Times New Roman" w:cs="Arial"/>
          <w:sz w:val="24"/>
          <w:szCs w:val="24"/>
          <w:lang w:val="es-ES"/>
        </w:rPr>
      </w:pP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Entre las herramientas que</w:t>
      </w:r>
      <w:r w:rsidR="00B11D30">
        <w:rPr>
          <w:rFonts w:ascii="Times New Roman" w:eastAsia="Calibri" w:hAnsi="Times New Roman" w:cs="Arial"/>
          <w:sz w:val="24"/>
          <w:szCs w:val="24"/>
          <w:lang w:val="es-ES"/>
        </w:rPr>
        <w:t xml:space="preserve"> se</w:t>
      </w:r>
      <w:r w:rsidRPr="00791938">
        <w:rPr>
          <w:rFonts w:ascii="Times New Roman" w:eastAsia="Calibri" w:hAnsi="Times New Roman" w:cs="Arial"/>
          <w:sz w:val="24"/>
          <w:szCs w:val="24"/>
          <w:lang w:val="es-ES"/>
        </w:rPr>
        <w:t xml:space="preserve"> us</w:t>
      </w:r>
      <w:r w:rsidR="00B11D30">
        <w:rPr>
          <w:rFonts w:ascii="Times New Roman" w:eastAsia="Calibri" w:hAnsi="Times New Roman" w:cs="Arial"/>
          <w:sz w:val="24"/>
          <w:szCs w:val="24"/>
          <w:lang w:val="es-ES"/>
        </w:rPr>
        <w:t>ó</w:t>
      </w:r>
      <w:r w:rsidRPr="00791938">
        <w:rPr>
          <w:rFonts w:ascii="Times New Roman" w:eastAsia="Calibri" w:hAnsi="Times New Roman" w:cs="Arial"/>
          <w:sz w:val="24"/>
          <w:szCs w:val="24"/>
          <w:lang w:val="es-ES"/>
        </w:rPr>
        <w:t xml:space="preserve"> para llevar a cabo el desarrollo y las pruebas de la capa de servicios están:</w:t>
      </w: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Pr="00791938" w:rsidRDefault="00B11D30" w:rsidP="00791938">
      <w:pPr>
        <w:spacing w:after="0" w:line="360" w:lineRule="auto"/>
        <w:jc w:val="both"/>
        <w:rPr>
          <w:ins w:id="231" w:author="DAVIDS  GONZALEZ" w:date="2019-01-25T17:00:00Z"/>
          <w:rFonts w:ascii="Times New Roman" w:eastAsia="Calibri" w:hAnsi="Times New Roman" w:cs="Arial"/>
          <w:sz w:val="24"/>
          <w:szCs w:val="24"/>
          <w:lang w:val="es-ES"/>
        </w:rPr>
      </w:pPr>
    </w:p>
    <w:tbl>
      <w:tblPr>
        <w:tblStyle w:val="Tablaconcuadrcula4-nfasis4"/>
        <w:tblW w:w="8500" w:type="dxa"/>
        <w:tblLook w:val="04A0" w:firstRow="1" w:lastRow="0" w:firstColumn="1" w:lastColumn="0" w:noHBand="0" w:noVBand="1"/>
        <w:tblPrChange w:id="232" w:author="Davids Adrian Gonzalez Tigrero" w:date="2019-01-26T18:03:00Z">
          <w:tblPr>
            <w:tblStyle w:val="Tablaconcuadrcula"/>
            <w:tblW w:w="8500" w:type="dxa"/>
            <w:tblLook w:val="04A0" w:firstRow="1" w:lastRow="0" w:firstColumn="1" w:lastColumn="0" w:noHBand="0" w:noVBand="1"/>
          </w:tblPr>
        </w:tblPrChange>
      </w:tblPr>
      <w:tblGrid>
        <w:gridCol w:w="3469"/>
        <w:gridCol w:w="5031"/>
        <w:tblGridChange w:id="233">
          <w:tblGrid>
            <w:gridCol w:w="3282"/>
            <w:gridCol w:w="965"/>
            <w:gridCol w:w="4253"/>
          </w:tblGrid>
        </w:tblGridChange>
      </w:tblGrid>
      <w:tr w:rsidR="00B11D30" w:rsidRPr="00EF2223" w:rsidTr="007E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34" w:author="Davids Adrian Gonzalez Tigrero" w:date="2019-01-26T18:03:00Z">
              <w:tcPr>
                <w:tcW w:w="4247" w:type="dxa"/>
                <w:gridSpan w:val="2"/>
              </w:tcPr>
            </w:tcPrChange>
          </w:tcPr>
          <w:p w:rsidR="00B11D30" w:rsidRPr="00EF2223" w:rsidRDefault="00B11D30" w:rsidP="007E7228">
            <w:pPr>
              <w:ind w:right="-1"/>
              <w:jc w:val="center"/>
              <w:cnfStyle w:val="101000000000" w:firstRow="1" w:lastRow="0" w:firstColumn="1"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lastRenderedPageBreak/>
              <w:t>PL</w:t>
            </w:r>
            <w:ins w:id="235" w:author="DAVIDS  GONZALEZ" w:date="2019-01-25T16:57:00Z">
              <w:r>
                <w:rPr>
                  <w:rFonts w:ascii="Times New Roman" w:eastAsia="Tahoma" w:hAnsi="Times New Roman" w:cs="Times New Roman"/>
                  <w:sz w:val="24"/>
                  <w:szCs w:val="24"/>
                </w:rPr>
                <w:t>AT</w:t>
              </w:r>
            </w:ins>
            <w:del w:id="236" w:author="DAVIDS  GONZALEZ" w:date="2019-01-25T16:57:00Z">
              <w:r w:rsidRPr="00EF2223" w:rsidDel="00403FE2">
                <w:rPr>
                  <w:rFonts w:ascii="Times New Roman" w:eastAsia="Tahoma" w:hAnsi="Times New Roman" w:cs="Times New Roman"/>
                  <w:sz w:val="24"/>
                  <w:szCs w:val="24"/>
                </w:rPr>
                <w:delText>a</w:delText>
              </w:r>
            </w:del>
            <w:del w:id="237" w:author="Unknown">
              <w:r w:rsidRPr="00EF2223" w:rsidDel="00EF1A71">
                <w:rPr>
                  <w:rFonts w:ascii="Times New Roman" w:eastAsia="Tahoma" w:hAnsi="Times New Roman" w:cs="Times New Roman"/>
                  <w:sz w:val="24"/>
                  <w:szCs w:val="24"/>
                </w:rPr>
                <w:delText>t</w:delText>
              </w:r>
            </w:del>
            <w:ins w:id="238" w:author="DAVIDS  GONZALEZ" w:date="2019-01-15T12:11:00Z">
              <w:r w:rsidRPr="00EF2223">
                <w:rPr>
                  <w:rFonts w:ascii="Times New Roman" w:eastAsia="Tahoma" w:hAnsi="Times New Roman" w:cs="Times New Roman"/>
                  <w:sz w:val="24"/>
                  <w:szCs w:val="24"/>
                </w:rPr>
                <w:t>A</w:t>
              </w:r>
            </w:ins>
            <w:r w:rsidRPr="00EF2223">
              <w:rPr>
                <w:rFonts w:ascii="Times New Roman" w:eastAsia="Tahoma" w:hAnsi="Times New Roman" w:cs="Times New Roman"/>
                <w:sz w:val="24"/>
                <w:szCs w:val="24"/>
              </w:rPr>
              <w:t>FORMA</w:t>
            </w:r>
          </w:p>
        </w:tc>
        <w:tc>
          <w:tcPr>
            <w:tcW w:w="6345" w:type="dxa"/>
            <w:tcPrChange w:id="239" w:author="Davids Adrian Gonzalez Tigrero" w:date="2019-01-26T18:03:00Z">
              <w:tcPr>
                <w:tcW w:w="4253" w:type="dxa"/>
              </w:tcPr>
            </w:tcPrChange>
          </w:tcPr>
          <w:p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t>DESCRIPCIÓN</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0"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Base De Datos</w:t>
            </w:r>
          </w:p>
        </w:tc>
        <w:tc>
          <w:tcPr>
            <w:tcW w:w="6345" w:type="dxa"/>
            <w:tcPrChange w:id="241" w:author="Davids Adrian Gonzalez Tigrero" w:date="2019-01-26T18:03:00Z">
              <w:tcPr>
                <w:tcW w:w="4253" w:type="dxa"/>
              </w:tcPr>
            </w:tcPrChange>
          </w:tcPr>
          <w:p w:rsidR="00B11D30" w:rsidRPr="00DF448A"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CouchBase</w:t>
            </w:r>
            <w:proofErr w:type="spellEnd"/>
            <w:r>
              <w:rPr>
                <w:rFonts w:ascii="Times New Roman" w:eastAsia="Tahoma" w:hAnsi="Times New Roman" w:cs="Times New Roman"/>
                <w:b/>
                <w:sz w:val="24"/>
                <w:szCs w:val="24"/>
              </w:rPr>
              <w:t xml:space="preserve"> </w:t>
            </w:r>
            <w:r w:rsidRPr="00EF2223">
              <w:rPr>
                <w:rFonts w:ascii="Times New Roman" w:eastAsia="Tahoma" w:hAnsi="Times New Roman" w:cs="Times New Roman"/>
                <w:sz w:val="24"/>
                <w:szCs w:val="24"/>
              </w:rPr>
              <w:t>es un sistema de administrac</w:t>
            </w:r>
            <w:r>
              <w:rPr>
                <w:rFonts w:ascii="Times New Roman" w:eastAsia="Tahoma" w:hAnsi="Times New Roman" w:cs="Times New Roman"/>
                <w:sz w:val="24"/>
                <w:szCs w:val="24"/>
              </w:rPr>
              <w:t>ión de bases de datos no relacional</w:t>
            </w:r>
            <w:r w:rsidRPr="00EF2223">
              <w:rPr>
                <w:rFonts w:ascii="Times New Roman" w:eastAsia="Tahoma" w:hAnsi="Times New Roman" w:cs="Times New Roman"/>
                <w:sz w:val="24"/>
                <w:szCs w:val="24"/>
              </w:rPr>
              <w:t xml:space="preserve"> open </w:t>
            </w:r>
            <w:proofErr w:type="spellStart"/>
            <w:r w:rsidRPr="00EF2223">
              <w:rPr>
                <w:rFonts w:ascii="Times New Roman" w:eastAsia="Tahoma" w:hAnsi="Times New Roman" w:cs="Times New Roman"/>
                <w:sz w:val="24"/>
                <w:szCs w:val="24"/>
              </w:rPr>
              <w:t>source</w:t>
            </w:r>
            <w:proofErr w:type="spellEnd"/>
            <w:r>
              <w:rPr>
                <w:rFonts w:ascii="Times New Roman" w:eastAsia="Tahoma" w:hAnsi="Times New Roman" w:cs="Times New Roman"/>
                <w:sz w:val="24"/>
                <w:szCs w:val="24"/>
              </w:rPr>
              <w:t>. Brinda consistencia y disponibilidad.</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2"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Modelado de Datos</w:t>
            </w:r>
          </w:p>
        </w:tc>
        <w:tc>
          <w:tcPr>
            <w:tcW w:w="6345" w:type="dxa"/>
            <w:tcPrChange w:id="243" w:author="Davids Adrian Gonzalez Tigrero" w:date="2019-01-26T18:03:00Z">
              <w:tcPr>
                <w:tcW w:w="4253" w:type="dxa"/>
              </w:tcPr>
            </w:tcPrChange>
          </w:tcPr>
          <w:p w:rsidR="00B11D30" w:rsidRPr="00CB320B"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b/>
                <w:sz w:val="24"/>
                <w:szCs w:val="24"/>
              </w:rPr>
              <w:t xml:space="preserve">Visual </w:t>
            </w:r>
            <w:proofErr w:type="spellStart"/>
            <w:r>
              <w:rPr>
                <w:rFonts w:ascii="Times New Roman" w:eastAsia="Tahoma" w:hAnsi="Times New Roman" w:cs="Times New Roman"/>
                <w:b/>
                <w:sz w:val="24"/>
                <w:szCs w:val="24"/>
              </w:rPr>
              <w:t>Paradigm</w:t>
            </w:r>
            <w:proofErr w:type="spellEnd"/>
            <w:r>
              <w:rPr>
                <w:rFonts w:ascii="Times New Roman" w:eastAsia="Tahoma" w:hAnsi="Times New Roman" w:cs="Times New Roman"/>
                <w:b/>
                <w:sz w:val="24"/>
                <w:szCs w:val="24"/>
              </w:rPr>
              <w:t xml:space="preserve"> </w:t>
            </w:r>
            <w:r>
              <w:rPr>
                <w:rFonts w:ascii="Times New Roman" w:eastAsia="Tahoma" w:hAnsi="Times New Roman" w:cs="Times New Roman"/>
                <w:sz w:val="24"/>
                <w:szCs w:val="24"/>
              </w:rPr>
              <w:t>Es una herramienta para el uso en arquitecturas empresariales y gestión de proyectos software.</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4"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Lenguaje de Programación</w:t>
            </w:r>
          </w:p>
        </w:tc>
        <w:tc>
          <w:tcPr>
            <w:tcW w:w="6345" w:type="dxa"/>
            <w:tcPrChange w:id="245" w:author="Davids Adrian Gonzalez Tigrero" w:date="2019-01-26T18:03:00Z">
              <w:tcPr>
                <w:tcW w:w="4253" w:type="dxa"/>
              </w:tcPr>
            </w:tcPrChange>
          </w:tcPr>
          <w:p w:rsidR="00B11D30" w:rsidRPr="00EF2223"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Java</w:t>
            </w:r>
            <w:r w:rsidRPr="00EF2223">
              <w:rPr>
                <w:rFonts w:ascii="Times New Roman" w:eastAsia="Tahoma" w:hAnsi="Times New Roman" w:cs="Times New Roman"/>
                <w:sz w:val="24"/>
                <w:szCs w:val="24"/>
              </w:rPr>
              <w:t xml:space="preserve"> es un lenguaje de programación </w:t>
            </w:r>
            <w:r>
              <w:rPr>
                <w:rFonts w:ascii="Times New Roman" w:eastAsia="Tahoma" w:hAnsi="Times New Roman" w:cs="Times New Roman"/>
                <w:sz w:val="24"/>
                <w:szCs w:val="24"/>
              </w:rPr>
              <w:t>capaz de ser usado para diferentes ambientes tanto móvil, escritorio, web, facilitando a los programadores.</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6"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sidRPr="00EF2223">
              <w:rPr>
                <w:rFonts w:ascii="Times New Roman" w:eastAsia="Tahoma" w:hAnsi="Times New Roman" w:cs="Times New Roman"/>
                <w:sz w:val="24"/>
                <w:szCs w:val="24"/>
              </w:rPr>
              <w:t>Entorno de desarrollo</w:t>
            </w:r>
          </w:p>
        </w:tc>
        <w:tc>
          <w:tcPr>
            <w:tcW w:w="6345" w:type="dxa"/>
            <w:tcPrChange w:id="247" w:author="Davids Adrian Gonzalez Tigrero" w:date="2019-01-26T18:03:00Z">
              <w:tcPr>
                <w:tcW w:w="4253" w:type="dxa"/>
              </w:tcPr>
            </w:tcPrChange>
          </w:tcPr>
          <w:p w:rsidR="00B11D30" w:rsidRPr="00EF2223"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Eclipse</w:t>
            </w:r>
            <w:r w:rsidRPr="00EF2223">
              <w:rPr>
                <w:rFonts w:ascii="Times New Roman" w:eastAsia="Tahoma" w:hAnsi="Times New Roman" w:cs="Times New Roman"/>
                <w:sz w:val="24"/>
                <w:szCs w:val="24"/>
              </w:rPr>
              <w:t xml:space="preserve"> es un </w:t>
            </w:r>
            <w:r>
              <w:rPr>
                <w:rFonts w:ascii="Times New Roman" w:eastAsia="Tahoma" w:hAnsi="Times New Roman" w:cs="Times New Roman"/>
                <w:sz w:val="24"/>
                <w:szCs w:val="24"/>
              </w:rPr>
              <w:t>Entorno de desarrollo muy utilizado por los usuarios enfocados en la programación en Java y facilita una gran cantidad de herramientas para el desarrollo de aplicaciones.</w:t>
            </w:r>
            <w:r w:rsidRPr="00EF2223">
              <w:rPr>
                <w:rFonts w:ascii="Times New Roman" w:eastAsia="Tahoma" w:hAnsi="Times New Roman" w:cs="Times New Roman"/>
                <w:sz w:val="24"/>
                <w:szCs w:val="24"/>
              </w:rPr>
              <w:t xml:space="preserve"> </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Change w:id="248"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Framework</w:t>
            </w:r>
          </w:p>
        </w:tc>
        <w:tc>
          <w:tcPr>
            <w:tcW w:w="6345" w:type="dxa"/>
            <w:tcPrChange w:id="249" w:author="Davids Adrian Gonzalez Tigrero" w:date="2019-01-26T18:03:00Z">
              <w:tcPr>
                <w:tcW w:w="4253" w:type="dxa"/>
              </w:tcPr>
            </w:tcPrChange>
          </w:tcPr>
          <w:p w:rsidR="00B11D30" w:rsidRPr="00EF2223" w:rsidDel="008E64AE" w:rsidRDefault="00B11D30">
            <w:pPr>
              <w:ind w:right="-1"/>
              <w:jc w:val="both"/>
              <w:cnfStyle w:val="000000100000" w:firstRow="0" w:lastRow="0" w:firstColumn="0" w:lastColumn="0" w:oddVBand="0" w:evenVBand="0" w:oddHBand="1" w:evenHBand="0" w:firstRowFirstColumn="0" w:firstRowLastColumn="0" w:lastRowFirstColumn="0" w:lastRowLastColumn="0"/>
              <w:rPr>
                <w:del w:id="250" w:author="DAVIDS  GONZALEZ" w:date="2018-10-02T12:23:00Z"/>
                <w:rFonts w:ascii="Times New Roman" w:eastAsia="Tahoma" w:hAnsi="Times New Roman" w:cs="Times New Roman"/>
                <w:sz w:val="24"/>
                <w:szCs w:val="24"/>
              </w:rPr>
            </w:pPr>
            <w:r>
              <w:rPr>
                <w:rFonts w:ascii="Times New Roman" w:eastAsia="Tahoma" w:hAnsi="Times New Roman" w:cs="Times New Roman"/>
                <w:b/>
                <w:sz w:val="24"/>
                <w:szCs w:val="24"/>
              </w:rPr>
              <w:t>SpringBoot</w:t>
            </w:r>
            <w:r w:rsidRPr="00EF2223">
              <w:rPr>
                <w:rFonts w:ascii="Times New Roman" w:eastAsia="Tahoma" w:hAnsi="Times New Roman" w:cs="Times New Roman"/>
                <w:sz w:val="24"/>
                <w:szCs w:val="24"/>
              </w:rPr>
              <w:t xml:space="preserve"> es un Framework </w:t>
            </w:r>
            <w:r>
              <w:rPr>
                <w:rFonts w:ascii="Times New Roman" w:eastAsia="Tahoma" w:hAnsi="Times New Roman" w:cs="Times New Roman"/>
                <w:sz w:val="24"/>
                <w:szCs w:val="24"/>
              </w:rPr>
              <w:t>que se dio inicio para facilitar el desarrollo de aplicaciones</w:t>
            </w:r>
            <w:r w:rsidRPr="00EF2223">
              <w:rPr>
                <w:rFonts w:ascii="Times New Roman" w:eastAsia="Tahoma" w:hAnsi="Times New Roman" w:cs="Times New Roman"/>
                <w:sz w:val="24"/>
                <w:szCs w:val="24"/>
              </w:rPr>
              <w:t>.</w:t>
            </w:r>
          </w:p>
          <w:p w:rsidR="00B11D30" w:rsidRPr="00EF2223"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0" w:type="dxa"/>
            <w:tcPrChange w:id="251" w:author="Davids Adrian Gonzalez Tigrero" w:date="2019-01-26T18:03:00Z">
              <w:tcPr>
                <w:tcW w:w="2155" w:type="dxa"/>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 xml:space="preserve">Herramientas de </w:t>
            </w:r>
            <w:del w:id="252" w:author="DAVIDS  GONZALEZ" w:date="2018-10-02T12:23:00Z">
              <w:r w:rsidDel="008E64AE">
                <w:rPr>
                  <w:rFonts w:ascii="Times New Roman" w:eastAsia="Tahoma" w:hAnsi="Times New Roman" w:cs="Times New Roman"/>
                  <w:sz w:val="24"/>
                  <w:szCs w:val="24"/>
                </w:rPr>
                <w:delText>Automatizacion</w:delText>
              </w:r>
            </w:del>
            <w:ins w:id="253" w:author="DAVIDS  GONZALEZ" w:date="2018-10-02T12:23:00Z">
              <w:r>
                <w:rPr>
                  <w:rFonts w:ascii="Times New Roman" w:eastAsia="Tahoma" w:hAnsi="Times New Roman" w:cs="Times New Roman"/>
                  <w:sz w:val="24"/>
                  <w:szCs w:val="24"/>
                </w:rPr>
                <w:t>Automatización</w:t>
              </w:r>
            </w:ins>
            <w:r>
              <w:rPr>
                <w:rFonts w:ascii="Times New Roman" w:eastAsia="Tahoma" w:hAnsi="Times New Roman" w:cs="Times New Roman"/>
                <w:sz w:val="24"/>
                <w:szCs w:val="24"/>
              </w:rPr>
              <w:t xml:space="preserve"> del Proceso de </w:t>
            </w:r>
            <w:del w:id="254" w:author="DAVIDS  GONZALEZ" w:date="2018-10-02T12:23:00Z">
              <w:r w:rsidDel="008E64AE">
                <w:rPr>
                  <w:rFonts w:ascii="Times New Roman" w:eastAsia="Tahoma" w:hAnsi="Times New Roman" w:cs="Times New Roman"/>
                  <w:sz w:val="24"/>
                  <w:szCs w:val="24"/>
                </w:rPr>
                <w:delText>Construccion</w:delText>
              </w:r>
            </w:del>
            <w:ins w:id="255" w:author="DAVIDS  GONZALEZ" w:date="2018-10-02T12:23:00Z">
              <w:r>
                <w:rPr>
                  <w:rFonts w:ascii="Times New Roman" w:eastAsia="Tahoma" w:hAnsi="Times New Roman" w:cs="Times New Roman"/>
                  <w:sz w:val="24"/>
                  <w:szCs w:val="24"/>
                </w:rPr>
                <w:t>Construcción</w:t>
              </w:r>
            </w:ins>
            <w:r>
              <w:rPr>
                <w:rFonts w:ascii="Times New Roman" w:eastAsia="Tahoma" w:hAnsi="Times New Roman" w:cs="Times New Roman"/>
                <w:sz w:val="24"/>
                <w:szCs w:val="24"/>
              </w:rPr>
              <w:t xml:space="preserve"> de Software</w:t>
            </w:r>
          </w:p>
        </w:tc>
        <w:tc>
          <w:tcPr>
            <w:tcW w:w="0" w:type="dxa"/>
            <w:tcPrChange w:id="256" w:author="Davids Adrian Gonzalez Tigrero" w:date="2019-01-26T18:03:00Z">
              <w:tcPr>
                <w:tcW w:w="6345" w:type="dxa"/>
                <w:gridSpan w:val="2"/>
              </w:tcPr>
            </w:tcPrChange>
          </w:tcPr>
          <w:p w:rsidR="00B11D30"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b/>
                <w:sz w:val="24"/>
                <w:szCs w:val="24"/>
              </w:rPr>
            </w:pPr>
            <w:r>
              <w:rPr>
                <w:rFonts w:ascii="Times New Roman" w:eastAsia="Tahoma" w:hAnsi="Times New Roman" w:cs="Times New Roman"/>
                <w:b/>
                <w:sz w:val="24"/>
                <w:szCs w:val="24"/>
              </w:rPr>
              <w:t>Maven</w:t>
            </w:r>
            <w:r w:rsidRPr="00EF2223">
              <w:rPr>
                <w:rFonts w:ascii="Times New Roman" w:eastAsia="Tahoma" w:hAnsi="Times New Roman" w:cs="Times New Roman"/>
                <w:b/>
                <w:sz w:val="24"/>
                <w:szCs w:val="24"/>
              </w:rPr>
              <w:t xml:space="preserve"> </w:t>
            </w:r>
            <w:r>
              <w:rPr>
                <w:rFonts w:ascii="Times New Roman" w:eastAsia="Tahoma" w:hAnsi="Times New Roman" w:cs="Times New Roman"/>
                <w:sz w:val="24"/>
                <w:szCs w:val="24"/>
              </w:rPr>
              <w:t xml:space="preserve">es un componente </w:t>
            </w:r>
            <w:r w:rsidRPr="00D11D88">
              <w:rPr>
                <w:rFonts w:ascii="Times New Roman" w:eastAsia="Tahoma" w:hAnsi="Times New Roman" w:cs="Times New Roman"/>
                <w:sz w:val="24"/>
                <w:szCs w:val="24"/>
              </w:rPr>
              <w:t xml:space="preserve">que </w:t>
            </w:r>
            <w:r>
              <w:rPr>
                <w:rFonts w:ascii="Times New Roman" w:eastAsia="Tahoma" w:hAnsi="Times New Roman" w:cs="Times New Roman"/>
                <w:sz w:val="24"/>
                <w:szCs w:val="24"/>
              </w:rPr>
              <w:t xml:space="preserve">permite </w:t>
            </w:r>
            <w:r w:rsidRPr="00D11D88">
              <w:rPr>
                <w:rFonts w:ascii="Times New Roman" w:eastAsia="Tahoma" w:hAnsi="Times New Roman" w:cs="Times New Roman"/>
                <w:sz w:val="24"/>
                <w:szCs w:val="24"/>
              </w:rPr>
              <w:t>simplifica</w:t>
            </w:r>
            <w:r>
              <w:rPr>
                <w:rFonts w:ascii="Times New Roman" w:eastAsia="Tahoma" w:hAnsi="Times New Roman" w:cs="Times New Roman"/>
                <w:sz w:val="24"/>
                <w:szCs w:val="24"/>
              </w:rPr>
              <w:t>r el</w:t>
            </w:r>
            <w:r w:rsidRPr="00D11D88">
              <w:rPr>
                <w:rFonts w:ascii="Times New Roman" w:eastAsia="Tahoma" w:hAnsi="Times New Roman" w:cs="Times New Roman"/>
                <w:sz w:val="24"/>
                <w:szCs w:val="24"/>
              </w:rPr>
              <w:t xml:space="preserve"> realiza</w:t>
            </w:r>
            <w:r>
              <w:rPr>
                <w:rFonts w:ascii="Times New Roman" w:eastAsia="Tahoma" w:hAnsi="Times New Roman" w:cs="Times New Roman"/>
                <w:sz w:val="24"/>
                <w:szCs w:val="24"/>
              </w:rPr>
              <w:t>r</w:t>
            </w:r>
            <w:r w:rsidRPr="00D11D88">
              <w:rPr>
                <w:rFonts w:ascii="Times New Roman" w:eastAsia="Tahoma" w:hAnsi="Times New Roman" w:cs="Times New Roman"/>
                <w:sz w:val="24"/>
                <w:szCs w:val="24"/>
              </w:rPr>
              <w:t xml:space="preserve"> tareas como: borrar los .</w:t>
            </w:r>
            <w:proofErr w:type="spellStart"/>
            <w:r w:rsidRPr="00D11D88">
              <w:rPr>
                <w:rFonts w:ascii="Times New Roman" w:eastAsia="Tahoma" w:hAnsi="Times New Roman" w:cs="Times New Roman"/>
                <w:sz w:val="24"/>
                <w:szCs w:val="24"/>
              </w:rPr>
              <w:t>class</w:t>
            </w:r>
            <w:proofErr w:type="spellEnd"/>
            <w:r w:rsidRPr="00D11D88">
              <w:rPr>
                <w:rFonts w:ascii="Times New Roman" w:eastAsia="Tahoma" w:hAnsi="Times New Roman" w:cs="Times New Roman"/>
                <w:sz w:val="24"/>
                <w:szCs w:val="24"/>
              </w:rPr>
              <w:t xml:space="preserve">, compilar, generar la documentación de </w:t>
            </w:r>
            <w:proofErr w:type="spellStart"/>
            <w:r w:rsidRPr="00D11D88">
              <w:rPr>
                <w:rFonts w:ascii="Times New Roman" w:eastAsia="Tahoma" w:hAnsi="Times New Roman" w:cs="Times New Roman"/>
                <w:sz w:val="24"/>
                <w:szCs w:val="24"/>
              </w:rPr>
              <w:t>javadoc</w:t>
            </w:r>
            <w:proofErr w:type="spellEnd"/>
            <w:r w:rsidRPr="00D11D88">
              <w:rPr>
                <w:rFonts w:ascii="Times New Roman" w:eastAsia="Tahoma" w:hAnsi="Times New Roman" w:cs="Times New Roman"/>
                <w:sz w:val="24"/>
                <w:szCs w:val="24"/>
              </w:rPr>
              <w:t xml:space="preserve">, el </w:t>
            </w:r>
            <w:proofErr w:type="spellStart"/>
            <w:r w:rsidRPr="00D11D88">
              <w:rPr>
                <w:rFonts w:ascii="Times New Roman" w:eastAsia="Tahoma" w:hAnsi="Times New Roman" w:cs="Times New Roman"/>
                <w:sz w:val="24"/>
                <w:szCs w:val="24"/>
              </w:rPr>
              <w:t>jar</w:t>
            </w:r>
            <w:proofErr w:type="spellEnd"/>
            <w:r w:rsidRPr="00D11D88">
              <w:rPr>
                <w:rFonts w:ascii="Times New Roman" w:eastAsia="Tahoma" w:hAnsi="Times New Roman" w:cs="Times New Roman"/>
                <w:sz w:val="24"/>
                <w:szCs w:val="24"/>
              </w:rPr>
              <w:t>, gene</w:t>
            </w:r>
            <w:r>
              <w:rPr>
                <w:rFonts w:ascii="Times New Roman" w:eastAsia="Tahoma" w:hAnsi="Times New Roman" w:cs="Times New Roman"/>
                <w:sz w:val="24"/>
                <w:szCs w:val="24"/>
              </w:rPr>
              <w:t>rar documentación web, entre otras tareas</w:t>
            </w:r>
            <w:r w:rsidRPr="00D11D88">
              <w:rPr>
                <w:rFonts w:ascii="Times New Roman" w:eastAsia="Tahoma" w:hAnsi="Times New Roman" w:cs="Times New Roman"/>
                <w:sz w:val="24"/>
                <w:szCs w:val="24"/>
              </w:rPr>
              <w:t xml:space="preserve"> más.</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57"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sz w:val="24"/>
                <w:szCs w:val="24"/>
              </w:rPr>
              <w:t>Entorno de Pruebas</w:t>
            </w:r>
          </w:p>
        </w:tc>
        <w:tc>
          <w:tcPr>
            <w:tcW w:w="6345" w:type="dxa"/>
            <w:tcPrChange w:id="258" w:author="Davids Adrian Gonzalez Tigrero" w:date="2019-01-26T18:03:00Z">
              <w:tcPr>
                <w:tcW w:w="4253" w:type="dxa"/>
              </w:tcPr>
            </w:tcPrChange>
          </w:tcPr>
          <w:p w:rsidR="00B11D30"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PostMan</w:t>
            </w:r>
            <w:proofErr w:type="spellEnd"/>
            <w:r>
              <w:rPr>
                <w:rFonts w:ascii="Times New Roman" w:eastAsia="Tahoma" w:hAnsi="Times New Roman" w:cs="Times New Roman"/>
                <w:b/>
                <w:sz w:val="24"/>
                <w:szCs w:val="24"/>
              </w:rPr>
              <w:t xml:space="preserve"> </w:t>
            </w:r>
            <w:r w:rsidRPr="00F7482E">
              <w:rPr>
                <w:rFonts w:ascii="Times New Roman" w:eastAsia="Tahoma" w:hAnsi="Times New Roman" w:cs="Times New Roman"/>
                <w:sz w:val="24"/>
                <w:szCs w:val="24"/>
              </w:rPr>
              <w:t>es una extensión gratuita para el navegador Google Chrome que permite probar</w:t>
            </w:r>
            <w:r>
              <w:rPr>
                <w:rFonts w:ascii="Times New Roman" w:eastAsia="Tahoma" w:hAnsi="Times New Roman" w:cs="Times New Roman"/>
                <w:sz w:val="24"/>
                <w:szCs w:val="24"/>
              </w:rPr>
              <w:t xml:space="preserve"> servicios web fácilmente, donde con solo</w:t>
            </w:r>
            <w:r w:rsidRPr="00F7482E">
              <w:rPr>
                <w:rFonts w:ascii="Times New Roman" w:eastAsia="Tahoma" w:hAnsi="Times New Roman" w:cs="Times New Roman"/>
                <w:sz w:val="24"/>
                <w:szCs w:val="24"/>
              </w:rPr>
              <w:t xml:space="preserve"> indicar la </w:t>
            </w:r>
            <w:proofErr w:type="spellStart"/>
            <w:r w:rsidRPr="00F7482E">
              <w:rPr>
                <w:rFonts w:ascii="Times New Roman" w:eastAsia="Tahoma" w:hAnsi="Times New Roman" w:cs="Times New Roman"/>
                <w:sz w:val="24"/>
                <w:szCs w:val="24"/>
              </w:rPr>
              <w:t>url</w:t>
            </w:r>
            <w:proofErr w:type="spellEnd"/>
            <w:r>
              <w:rPr>
                <w:rFonts w:ascii="Times New Roman" w:eastAsia="Tahoma" w:hAnsi="Times New Roman" w:cs="Times New Roman"/>
                <w:sz w:val="24"/>
                <w:szCs w:val="24"/>
              </w:rPr>
              <w:t>, el método HTTP (POST, GET, PUT O DELETE</w:t>
            </w:r>
            <w:r w:rsidRPr="00F7482E">
              <w:rPr>
                <w:rFonts w:ascii="Times New Roman" w:eastAsia="Tahoma" w:hAnsi="Times New Roman" w:cs="Times New Roman"/>
                <w:sz w:val="24"/>
                <w:szCs w:val="24"/>
              </w:rPr>
              <w:t>.) y los parámetros de la petición</w:t>
            </w:r>
            <w:r>
              <w:rPr>
                <w:rFonts w:ascii="Times New Roman" w:eastAsia="Tahoma" w:hAnsi="Times New Roman" w:cs="Times New Roman"/>
                <w:sz w:val="24"/>
                <w:szCs w:val="24"/>
              </w:rPr>
              <w:t>.</w:t>
            </w:r>
          </w:p>
          <w:p w:rsidR="00B11D30" w:rsidRPr="00375038" w:rsidRDefault="00B11D30">
            <w:pPr>
              <w:keepNext/>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Change w:id="259" w:author="Davids Adrian Gonzalez Tigrero" w:date="2019-01-26T18:15:00Z">
                <w:pPr>
                  <w:ind w:right="-1"/>
                  <w:jc w:val="both"/>
                  <w:cnfStyle w:val="000000100000" w:firstRow="0" w:lastRow="0" w:firstColumn="0" w:lastColumn="0" w:oddVBand="0" w:evenVBand="0" w:oddHBand="1" w:evenHBand="0" w:firstRowFirstColumn="0" w:firstRowLastColumn="0" w:lastRowFirstColumn="0" w:lastRowLastColumn="0"/>
                </w:pPr>
              </w:pPrChange>
            </w:pPr>
            <w:r>
              <w:rPr>
                <w:rFonts w:ascii="Times New Roman" w:eastAsia="Tahoma" w:hAnsi="Times New Roman" w:cs="Times New Roman"/>
                <w:b/>
                <w:sz w:val="24"/>
                <w:szCs w:val="24"/>
              </w:rPr>
              <w:t xml:space="preserve">Navegadores </w:t>
            </w:r>
            <w:r>
              <w:rPr>
                <w:rFonts w:ascii="Times New Roman" w:eastAsia="Tahoma" w:hAnsi="Times New Roman" w:cs="Times New Roman"/>
                <w:sz w:val="24"/>
                <w:szCs w:val="24"/>
              </w:rPr>
              <w:t xml:space="preserve">Otro método para realizar las pruebas básicas tanto para las consultas geográficas realizadas en </w:t>
            </w:r>
            <w:proofErr w:type="spellStart"/>
            <w:r>
              <w:rPr>
                <w:rFonts w:ascii="Times New Roman" w:eastAsia="Tahoma" w:hAnsi="Times New Roman" w:cs="Times New Roman"/>
                <w:sz w:val="24"/>
                <w:szCs w:val="24"/>
              </w:rPr>
              <w:t>CouchBase</w:t>
            </w:r>
            <w:proofErr w:type="spellEnd"/>
            <w:r>
              <w:rPr>
                <w:rFonts w:ascii="Times New Roman" w:eastAsia="Tahoma" w:hAnsi="Times New Roman" w:cs="Times New Roman"/>
                <w:sz w:val="24"/>
                <w:szCs w:val="24"/>
              </w:rPr>
              <w:t xml:space="preserve"> como para las peticiones del API REST</w:t>
            </w:r>
            <w:ins w:id="260" w:author="Davids Adrian Gonzalez Tigrero" w:date="2019-01-26T18:02:00Z">
              <w:r>
                <w:rPr>
                  <w:rFonts w:ascii="Times New Roman" w:eastAsia="Tahoma" w:hAnsi="Times New Roman" w:cs="Times New Roman"/>
                  <w:sz w:val="24"/>
                  <w:szCs w:val="24"/>
                </w:rPr>
                <w:t>.</w:t>
              </w:r>
            </w:ins>
          </w:p>
        </w:tc>
      </w:tr>
    </w:tbl>
    <w:p w:rsidR="003111DF" w:rsidRPr="003111DF" w:rsidRDefault="00B11D30" w:rsidP="00B11D30">
      <w:pPr>
        <w:pStyle w:val="Descripcin"/>
        <w:jc w:val="center"/>
        <w:rPr>
          <w:rFonts w:ascii="Times New Roman" w:hAnsi="Times New Roman" w:cs="Arial"/>
        </w:rPr>
      </w:pPr>
      <w:bookmarkStart w:id="261"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 xml:space="preserve">. Fuente: </w:t>
      </w:r>
      <w:r w:rsidR="007E7228">
        <w:t>Elaboración</w:t>
      </w:r>
      <w:r>
        <w:t xml:space="preserve"> propia.</w:t>
      </w:r>
      <w:bookmarkEnd w:id="261"/>
    </w:p>
    <w:p w:rsidR="00B11D30" w:rsidRDefault="00B11D30" w:rsidP="00B11D30">
      <w:pPr>
        <w:spacing w:after="0" w:line="360" w:lineRule="auto"/>
        <w:jc w:val="both"/>
        <w:rPr>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los Servicios Web Basados a manera de</w:t>
      </w:r>
      <w:del w:id="262" w:author="Ivan A Sanchez Vera" w:date="2018-09-28T11:56: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 API REST, como modulo aportando al proyecto Mapeo y visualización de Rutas de buses urbanos que permite llevar a cabo la coordinación de la comunicación con la Base de datos NoSQL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 xml:space="preserve">), además de permitir la manipulación de datos en general. También 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con el fin de compartir, procesar y generar </w:t>
      </w:r>
      <w:del w:id="263" w:author="Ivan A Sanchez Vera" w:date="2018-09-28T11:57: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información geográfica con respecto a los buses de transporte público en la provincia. Dicho procesamiento geográfico, </w:t>
      </w:r>
      <w:del w:id="264" w:author="DAVIDS  GONZALEZ" w:date="2018-10-01T17:09:00Z">
        <w:r w:rsidRPr="00B11D30" w:rsidDel="00CD6BB4">
          <w:rPr>
            <w:rFonts w:ascii="Times New Roman" w:eastAsia="Calibri" w:hAnsi="Times New Roman" w:cs="Arial"/>
            <w:sz w:val="24"/>
            <w:szCs w:val="24"/>
            <w:lang w:val="es-ES"/>
          </w:rPr>
          <w:delText>incluye</w:delText>
        </w:r>
      </w:del>
      <w:ins w:id="265" w:author="DAVIDS  GONZALEZ" w:date="2018-10-01T17:09:00Z">
        <w:r w:rsidRPr="00B11D30">
          <w:rPr>
            <w:rFonts w:ascii="Times New Roman" w:eastAsia="Calibri" w:hAnsi="Times New Roman" w:cs="Arial"/>
            <w:sz w:val="24"/>
            <w:szCs w:val="24"/>
            <w:lang w:val="es-ES"/>
          </w:rPr>
          <w:t>incluye,</w:t>
        </w:r>
      </w:ins>
      <w:r w:rsidRPr="00B11D30">
        <w:rPr>
          <w:rFonts w:ascii="Times New Roman" w:eastAsia="Calibri" w:hAnsi="Times New Roman" w:cs="Arial"/>
          <w:sz w:val="24"/>
          <w:szCs w:val="24"/>
          <w:lang w:val="es-ES"/>
        </w:rPr>
        <w:t xml:space="preserve"> pero no se limita a: minimizar los puntos obtenidos de las rutas de transporte, buscar líneas de bus cercanas a un punto dado, determinar zonas de altos tráfico de buses</w:t>
      </w:r>
      <w:ins w:id="266" w:author="DAVIDS  GONZALEZ" w:date="2019-01-25T17:04:00Z">
        <w:r w:rsidRPr="00B11D30">
          <w:rPr>
            <w:rFonts w:ascii="Times New Roman" w:eastAsia="Calibri" w:hAnsi="Times New Roman" w:cs="Arial"/>
            <w:sz w:val="24"/>
            <w:szCs w:val="24"/>
            <w:lang w:val="es-ES"/>
          </w:rPr>
          <w:t xml:space="preserve"> y el cálculo aproximado de buses a distintas paradas en una ruta determinada</w:t>
        </w:r>
      </w:ins>
      <w:r w:rsidRPr="00B11D30">
        <w:rPr>
          <w:rFonts w:ascii="Times New Roman" w:eastAsia="Calibri" w:hAnsi="Times New Roman" w:cs="Arial"/>
          <w:sz w:val="24"/>
          <w:szCs w:val="24"/>
          <w:lang w:val="es-ES"/>
        </w:rPr>
        <w:t>.</w:t>
      </w:r>
    </w:p>
    <w:p w:rsidR="00B11D30" w:rsidRDefault="00B11D30" w:rsidP="00B11D30">
      <w:pPr>
        <w:spacing w:after="0" w:line="360" w:lineRule="auto"/>
        <w:jc w:val="both"/>
        <w:rPr>
          <w:rFonts w:ascii="Times New Roman" w:eastAsia="Calibri" w:hAnsi="Times New Roman" w:cs="Arial"/>
          <w:sz w:val="24"/>
          <w:szCs w:val="24"/>
          <w:lang w:val="es-ES"/>
        </w:rPr>
      </w:pPr>
    </w:p>
    <w:p w:rsidR="00B11D30" w:rsidRDefault="00B11D30" w:rsidP="00B11D30">
      <w:pPr>
        <w:spacing w:after="0" w:line="360" w:lineRule="auto"/>
        <w:jc w:val="both"/>
        <w:rPr>
          <w:rFonts w:ascii="Times New Roman" w:eastAsia="Calibri" w:hAnsi="Times New Roman" w:cs="Arial"/>
          <w:sz w:val="24"/>
          <w:szCs w:val="24"/>
          <w:lang w:val="es-ES"/>
        </w:rPr>
      </w:pPr>
    </w:p>
    <w:p w:rsidR="00B11D30" w:rsidRPr="00B11D30" w:rsidRDefault="00B11D30">
      <w:pPr>
        <w:spacing w:after="0" w:line="360" w:lineRule="auto"/>
        <w:jc w:val="both"/>
        <w:rPr>
          <w:ins w:id="267" w:author="DAVIDS  GONZALEZ" w:date="2019-01-15T12:16:00Z"/>
          <w:rFonts w:ascii="Times New Roman" w:eastAsia="Calibri" w:hAnsi="Times New Roman" w:cs="Arial"/>
          <w:sz w:val="24"/>
          <w:szCs w:val="24"/>
          <w:lang w:val="es-ES"/>
        </w:rPr>
        <w:pPrChange w:id="268" w:author="Davids Adrian Gonzalez Tigrero" w:date="2019-01-26T18:02:00Z">
          <w:pPr>
            <w:jc w:val="both"/>
          </w:pPr>
        </w:pPrChange>
      </w:pPr>
      <w:r>
        <w:rPr>
          <w:noProof/>
        </w:rPr>
        <w:lastRenderedPageBreak/>
        <mc:AlternateContent>
          <mc:Choice Requires="wps">
            <w:drawing>
              <wp:anchor distT="0" distB="0" distL="114300" distR="114300" simplePos="0" relativeHeight="251676672" behindDoc="0" locked="0" layoutInCell="1" allowOverlap="1" wp14:anchorId="30F40F54" wp14:editId="1DFCDB0A">
                <wp:simplePos x="0" y="0"/>
                <wp:positionH relativeFrom="column">
                  <wp:posOffset>-10160</wp:posOffset>
                </wp:positionH>
                <wp:positionV relativeFrom="paragraph">
                  <wp:posOffset>6524814</wp:posOffset>
                </wp:positionV>
                <wp:extent cx="55721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9E02BD" w:rsidRPr="002B3B0B" w:rsidRDefault="009E02BD" w:rsidP="00B11D30">
                            <w:pPr>
                              <w:pStyle w:val="Descripcin"/>
                              <w:jc w:val="center"/>
                              <w:rPr>
                                <w:rFonts w:ascii="Times New Roman" w:hAnsi="Times New Roman" w:cs="Arial"/>
                              </w:rPr>
                            </w:pPr>
                            <w:bookmarkStart w:id="269"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0F54" id="Cuadro de texto 10" o:spid="_x0000_s1030" type="#_x0000_t202" style="position:absolute;left:0;text-align:left;margin-left:-.8pt;margin-top:513.7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" stroked="f">
                <v:textbox style="mso-fit-shape-to-text:t" inset="0,0,0,0">
                  <w:txbxContent>
                    <w:p w:rsidR="009E02BD" w:rsidRPr="002B3B0B" w:rsidRDefault="009E02BD" w:rsidP="00B11D30">
                      <w:pPr>
                        <w:pStyle w:val="Descripcin"/>
                        <w:jc w:val="center"/>
                        <w:rPr>
                          <w:rFonts w:ascii="Times New Roman" w:hAnsi="Times New Roman" w:cs="Arial"/>
                        </w:rPr>
                      </w:pPr>
                      <w:bookmarkStart w:id="270"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70"/>
                    </w:p>
                  </w:txbxContent>
                </v:textbox>
                <w10:wrap type="topAndBottom"/>
              </v:shape>
            </w:pict>
          </mc:Fallback>
        </mc:AlternateContent>
      </w:r>
      <w:bookmarkStart w:id="271" w:name="Figura3"/>
      <w:ins w:id="272" w:author="DAVIDS  GONZALEZ" w:date="2018-10-16T14:33:00Z">
        <w:r w:rsidRPr="00B11D30">
          <w:rPr>
            <w:rFonts w:ascii="Times New Roman" w:eastAsia="Calibri" w:hAnsi="Times New Roman" w:cs="Arial"/>
            <w:noProof/>
            <w:sz w:val="24"/>
            <w:szCs w:val="24"/>
            <w:lang w:val="es-ES"/>
          </w:rPr>
          <w:drawing>
            <wp:anchor distT="0" distB="0" distL="114300" distR="114300" simplePos="0" relativeHeight="251674624" behindDoc="0" locked="0" layoutInCell="1" allowOverlap="1" wp14:anchorId="48A6402F" wp14:editId="2CF9365F">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ins>
      <w:bookmarkEnd w:id="271"/>
      <w:ins w:id="273" w:author="DAVIDS  GONZALEZ" w:date="2019-01-15T12:16:00Z">
        <w:r w:rsidRPr="00B11D30">
          <w:rPr>
            <w:rFonts w:ascii="Times New Roman" w:eastAsia="Calibri" w:hAnsi="Times New Roman" w:cs="Arial"/>
            <w:sz w:val="24"/>
            <w:szCs w:val="24"/>
            <w:lang w:val="es-ES"/>
          </w:rPr>
          <w:t xml:space="preserve">La API REST </w:t>
        </w:r>
      </w:ins>
      <w:r>
        <w:rPr>
          <w:rFonts w:ascii="Times New Roman" w:eastAsia="Calibri" w:hAnsi="Times New Roman" w:cs="Arial"/>
          <w:sz w:val="24"/>
          <w:szCs w:val="24"/>
          <w:lang w:val="es-ES"/>
        </w:rPr>
        <w:t>fue</w:t>
      </w:r>
      <w:ins w:id="274" w:author="DAVIDS  GONZALEZ" w:date="2019-01-15T12:16:00Z">
        <w:r w:rsidRPr="00B11D30">
          <w:rPr>
            <w:rFonts w:ascii="Times New Roman" w:eastAsia="Calibri" w:hAnsi="Times New Roman" w:cs="Arial"/>
            <w:sz w:val="24"/>
            <w:szCs w:val="24"/>
            <w:lang w:val="es-ES"/>
          </w:rPr>
          <w:t xml:space="preserve"> creada bajo el siguiente esquema:</w:t>
        </w:r>
      </w:ins>
    </w:p>
    <w:p w:rsidR="00B11D30" w:rsidRPr="00B11D30" w:rsidDel="00107F30" w:rsidRDefault="00B11D30">
      <w:pPr>
        <w:spacing w:after="0" w:line="360" w:lineRule="auto"/>
        <w:jc w:val="both"/>
        <w:rPr>
          <w:ins w:id="275" w:author="DAVIDS  GONZALEZ" w:date="2019-01-15T12:25:00Z"/>
          <w:del w:id="276" w:author="Davids Adrian Gonzalez Tigrero" w:date="2019-01-26T18:02:00Z"/>
          <w:rFonts w:ascii="Times New Roman" w:eastAsia="Calibri" w:hAnsi="Times New Roman" w:cs="Arial"/>
          <w:b/>
          <w:sz w:val="24"/>
          <w:szCs w:val="24"/>
          <w:lang w:val="es-ES"/>
        </w:rPr>
        <w:pPrChange w:id="277" w:author="DAVIDS  GONZALEZ" w:date="2018-10-01T17:11:00Z">
          <w:pPr>
            <w:jc w:val="both"/>
          </w:pPr>
        </w:pPrChange>
      </w:pPr>
    </w:p>
    <w:p w:rsidR="00B11D30" w:rsidRPr="00B11D30" w:rsidDel="00107F30" w:rsidRDefault="00B11D30" w:rsidP="00B11D30">
      <w:pPr>
        <w:spacing w:after="0" w:line="360" w:lineRule="auto"/>
        <w:jc w:val="both"/>
        <w:rPr>
          <w:ins w:id="278" w:author="DAVIDS  GONZALEZ" w:date="2019-01-25T17:06:00Z"/>
          <w:del w:id="279" w:author="Davids Adrian Gonzalez Tigrero" w:date="2019-01-26T18:02:00Z"/>
          <w:rFonts w:ascii="Times New Roman" w:eastAsia="Calibri" w:hAnsi="Times New Roman" w:cs="Arial"/>
          <w:b/>
          <w:sz w:val="24"/>
          <w:szCs w:val="24"/>
          <w:lang w:val="es-ES"/>
        </w:rPr>
      </w:pPr>
    </w:p>
    <w:p w:rsidR="00B11D30" w:rsidRPr="00B11D30" w:rsidRDefault="00B11D30" w:rsidP="00B11D30">
      <w:pPr>
        <w:spacing w:after="0" w:line="360" w:lineRule="auto"/>
        <w:jc w:val="both"/>
        <w:rPr>
          <w:ins w:id="280" w:author="DAVIDS  GONZALEZ" w:date="2019-01-25T17:06:00Z"/>
          <w:rFonts w:ascii="Times New Roman" w:eastAsia="Calibri" w:hAnsi="Times New Roman" w:cs="Arial"/>
          <w:sz w:val="24"/>
          <w:szCs w:val="24"/>
          <w:lang w:val="es-ES"/>
        </w:rPr>
      </w:pPr>
      <w:ins w:id="281" w:author="DAVIDS  GONZALEZ" w:date="2019-01-15T12:17:00Z">
        <w:r w:rsidRPr="00B11D30">
          <w:rPr>
            <w:rFonts w:ascii="Times New Roman" w:eastAsia="Calibri" w:hAnsi="Times New Roman" w:cs="Arial"/>
            <w:b/>
            <w:sz w:val="24"/>
            <w:szCs w:val="24"/>
            <w:lang w:val="es-ES"/>
            <w:rPrChange w:id="282" w:author="DAVIDS  GONZALEZ" w:date="2019-01-15T12:17:00Z">
              <w:rPr>
                <w:rFonts w:ascii="Arial" w:eastAsia="Times New Roman" w:hAnsi="Arial" w:cs="Arial"/>
                <w:sz w:val="24"/>
                <w:szCs w:val="24"/>
              </w:rPr>
            </w:rPrChange>
          </w:rPr>
          <w:t>CLIENTE:</w:t>
        </w:r>
        <w:r w:rsidRPr="00B11D30">
          <w:rPr>
            <w:rFonts w:ascii="Times New Roman" w:eastAsia="Calibri" w:hAnsi="Times New Roman" w:cs="Arial"/>
            <w:sz w:val="24"/>
            <w:szCs w:val="24"/>
            <w:lang w:val="es-ES"/>
          </w:rPr>
          <w:t xml:space="preserve"> Aplicación </w:t>
        </w:r>
      </w:ins>
      <w:ins w:id="283" w:author="DAVIDS  GONZALEZ" w:date="2019-01-15T12:18:00Z">
        <w:r w:rsidRPr="00B11D30">
          <w:rPr>
            <w:rFonts w:ascii="Times New Roman" w:eastAsia="Calibri" w:hAnsi="Times New Roman" w:cs="Arial"/>
            <w:sz w:val="24"/>
            <w:szCs w:val="24"/>
            <w:lang w:val="es-ES"/>
          </w:rPr>
          <w:t>Móvil</w:t>
        </w:r>
      </w:ins>
      <w:ins w:id="284" w:author="DAVIDS  GONZALEZ" w:date="2019-01-15T12:17:00Z">
        <w:r w:rsidRPr="00B11D30">
          <w:rPr>
            <w:rFonts w:ascii="Times New Roman" w:eastAsia="Calibri" w:hAnsi="Times New Roman" w:cs="Arial"/>
            <w:sz w:val="24"/>
            <w:szCs w:val="24"/>
            <w:lang w:val="es-ES"/>
          </w:rPr>
          <w:t xml:space="preserve">, </w:t>
        </w:r>
      </w:ins>
      <w:ins w:id="285" w:author="DAVIDS  GONZALEZ" w:date="2019-01-15T12:18:00Z">
        <w:r w:rsidRPr="00B11D30">
          <w:rPr>
            <w:rFonts w:ascii="Times New Roman" w:eastAsia="Calibri" w:hAnsi="Times New Roman" w:cs="Arial"/>
            <w:sz w:val="24"/>
            <w:szCs w:val="24"/>
            <w:lang w:val="es-ES"/>
          </w:rPr>
          <w:t>Aplicación Web, Dispositivo bus.</w:t>
        </w:r>
      </w:ins>
    </w:p>
    <w:p w:rsidR="00B11D30" w:rsidRPr="00B11D30" w:rsidDel="00107F30" w:rsidRDefault="00B11D30" w:rsidP="00B11D30">
      <w:pPr>
        <w:spacing w:after="0" w:line="360" w:lineRule="auto"/>
        <w:jc w:val="both"/>
        <w:rPr>
          <w:ins w:id="286" w:author="DAVIDS  GONZALEZ" w:date="2019-01-25T17:06:00Z"/>
          <w:del w:id="287" w:author="Davids Adrian Gonzalez Tigrero" w:date="2019-01-26T18:06:00Z"/>
          <w:rFonts w:ascii="Times New Roman" w:eastAsia="Calibri" w:hAnsi="Times New Roman" w:cs="Arial"/>
          <w:b/>
          <w:sz w:val="24"/>
          <w:szCs w:val="24"/>
          <w:lang w:val="es-ES"/>
        </w:rPr>
      </w:pPr>
    </w:p>
    <w:p w:rsidR="00B11D30" w:rsidRPr="00B11D30" w:rsidDel="00107F30" w:rsidRDefault="00B11D30" w:rsidP="00B11D30">
      <w:pPr>
        <w:spacing w:after="0" w:line="360" w:lineRule="auto"/>
        <w:jc w:val="both"/>
        <w:rPr>
          <w:ins w:id="288" w:author="DAVIDS  GONZALEZ" w:date="2019-01-25T17:06:00Z"/>
          <w:del w:id="289" w:author="Davids Adrian Gonzalez Tigrero" w:date="2019-01-26T18:06:00Z"/>
          <w:rFonts w:ascii="Times New Roman" w:eastAsia="Calibri" w:hAnsi="Times New Roman" w:cs="Arial"/>
          <w:b/>
          <w:sz w:val="24"/>
          <w:szCs w:val="24"/>
          <w:lang w:val="es-ES"/>
        </w:rPr>
      </w:pPr>
    </w:p>
    <w:p w:rsidR="00B11D30" w:rsidRPr="00B11D30" w:rsidRDefault="00B11D30">
      <w:pPr>
        <w:spacing w:after="0" w:line="360" w:lineRule="auto"/>
        <w:jc w:val="both"/>
        <w:rPr>
          <w:ins w:id="290" w:author="DAVIDS  GONZALEZ" w:date="2019-01-15T12:20:00Z"/>
          <w:rFonts w:ascii="Times New Roman" w:eastAsia="Calibri" w:hAnsi="Times New Roman" w:cs="Arial"/>
          <w:sz w:val="24"/>
          <w:szCs w:val="24"/>
          <w:lang w:val="es-ES"/>
        </w:rPr>
        <w:pPrChange w:id="291" w:author="DAVIDS  GONZALEZ" w:date="2018-10-01T17:11:00Z">
          <w:pPr>
            <w:jc w:val="both"/>
          </w:pPr>
        </w:pPrChange>
      </w:pPr>
      <w:ins w:id="292" w:author="DAVIDS  GONZALEZ" w:date="2019-01-15T12:18:00Z">
        <w:r w:rsidRPr="00B11D30">
          <w:rPr>
            <w:rFonts w:ascii="Times New Roman" w:eastAsia="Calibri" w:hAnsi="Times New Roman" w:cs="Arial"/>
            <w:b/>
            <w:sz w:val="24"/>
            <w:szCs w:val="24"/>
            <w:lang w:val="es-ES"/>
            <w:rPrChange w:id="293" w:author="DAVIDS  GONZALEZ" w:date="2019-01-15T12:18:00Z">
              <w:rPr>
                <w:rFonts w:ascii="Arial" w:eastAsia="Times New Roman" w:hAnsi="Arial" w:cs="Arial"/>
                <w:sz w:val="24"/>
                <w:szCs w:val="24"/>
              </w:rPr>
            </w:rPrChange>
          </w:rPr>
          <w:t>SERVIDOR:</w:t>
        </w:r>
        <w:r w:rsidRPr="00B11D30">
          <w:rPr>
            <w:rFonts w:ascii="Times New Roman" w:eastAsia="Calibri" w:hAnsi="Times New Roman" w:cs="Arial"/>
            <w:sz w:val="24"/>
            <w:szCs w:val="24"/>
            <w:lang w:val="es-ES"/>
          </w:rPr>
          <w:t xml:space="preserve"> </w:t>
        </w:r>
      </w:ins>
      <w:r w:rsidR="00FD07B4">
        <w:rPr>
          <w:rFonts w:ascii="Times New Roman" w:eastAsia="Calibri" w:hAnsi="Times New Roman" w:cs="Arial"/>
          <w:sz w:val="24"/>
          <w:szCs w:val="24"/>
          <w:lang w:val="es-ES"/>
        </w:rPr>
        <w:t>Cuenta</w:t>
      </w:r>
      <w:ins w:id="294" w:author="DAVIDS  GONZALEZ" w:date="2019-01-15T12:19:00Z">
        <w:r w:rsidRPr="00B11D30">
          <w:rPr>
            <w:rFonts w:ascii="Times New Roman" w:eastAsia="Calibri" w:hAnsi="Times New Roman" w:cs="Arial"/>
            <w:sz w:val="24"/>
            <w:szCs w:val="24"/>
            <w:lang w:val="es-ES"/>
          </w:rPr>
          <w:t xml:space="preserve"> con 4 módulos: Controladores, Servicios, Repositorios y Modelos.</w:t>
        </w:r>
      </w:ins>
    </w:p>
    <w:p w:rsidR="00B11D30" w:rsidRDefault="00B11D30" w:rsidP="00B11D30">
      <w:pPr>
        <w:pStyle w:val="Prrafodelista"/>
        <w:numPr>
          <w:ilvl w:val="0"/>
          <w:numId w:val="6"/>
        </w:numPr>
        <w:spacing w:after="0" w:line="360" w:lineRule="auto"/>
        <w:jc w:val="both"/>
        <w:rPr>
          <w:rFonts w:ascii="Times New Roman" w:eastAsia="Calibri" w:hAnsi="Times New Roman" w:cs="Arial"/>
          <w:sz w:val="24"/>
          <w:szCs w:val="24"/>
          <w:lang w:val="es-ES"/>
        </w:rPr>
      </w:pPr>
      <w:ins w:id="295" w:author="DAVIDS  GONZALEZ" w:date="2019-01-15T12:20:00Z">
        <w:r w:rsidRPr="00B11D30">
          <w:rPr>
            <w:rFonts w:ascii="Times New Roman" w:eastAsia="Calibri" w:hAnsi="Times New Roman" w:cs="Arial"/>
            <w:b/>
            <w:sz w:val="24"/>
            <w:szCs w:val="24"/>
            <w:lang w:val="es-ES"/>
          </w:rPr>
          <w:t>Controladores:</w:t>
        </w:r>
        <w:r w:rsidRPr="00B11D30">
          <w:rPr>
            <w:rFonts w:ascii="Times New Roman" w:eastAsia="Calibri" w:hAnsi="Times New Roman" w:cs="Arial"/>
            <w:sz w:val="24"/>
            <w:szCs w:val="24"/>
            <w:lang w:val="es-ES"/>
          </w:rPr>
          <w:t xml:space="preserve"> </w:t>
        </w:r>
      </w:ins>
      <w:ins w:id="296" w:author="DAVIDS  GONZALEZ" w:date="2019-01-15T12:21:00Z">
        <w:r w:rsidRPr="00B11D30">
          <w:rPr>
            <w:rFonts w:ascii="Times New Roman" w:eastAsia="Calibri" w:hAnsi="Times New Roman" w:cs="Arial"/>
            <w:sz w:val="24"/>
            <w:szCs w:val="24"/>
            <w:lang w:val="es-ES"/>
          </w:rPr>
          <w:t>Contiene los ma</w:t>
        </w:r>
      </w:ins>
      <w:ins w:id="297" w:author="DAVIDS  GONZALEZ" w:date="2019-01-15T12:22:00Z">
        <w:r w:rsidRPr="00B11D30">
          <w:rPr>
            <w:rFonts w:ascii="Times New Roman" w:eastAsia="Calibri" w:hAnsi="Times New Roman" w:cs="Arial"/>
            <w:sz w:val="24"/>
            <w:szCs w:val="24"/>
            <w:lang w:val="es-ES"/>
          </w:rPr>
          <w:t>peos de las solicitudes y permite el enlace a los servicios.</w:t>
        </w:r>
      </w:ins>
    </w:p>
    <w:p w:rsidR="00B11D30"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298" w:author="DAVIDS  GONZALEZ" w:date="2019-01-15T12:22:00Z">
        <w:r w:rsidRPr="00B11D30">
          <w:rPr>
            <w:rFonts w:ascii="Times New Roman" w:eastAsia="Calibri" w:hAnsi="Times New Roman" w:cs="Arial"/>
            <w:b/>
            <w:sz w:val="24"/>
            <w:szCs w:val="24"/>
            <w:lang w:val="es-ES"/>
          </w:rPr>
          <w:t>Servicios:</w:t>
        </w:r>
        <w:r w:rsidRPr="00B11D30">
          <w:rPr>
            <w:rFonts w:ascii="Times New Roman" w:eastAsia="Calibri" w:hAnsi="Times New Roman" w:cs="Arial"/>
            <w:sz w:val="24"/>
            <w:szCs w:val="24"/>
            <w:lang w:val="es-ES"/>
          </w:rPr>
          <w:t xml:space="preserve"> Realiza el proceso </w:t>
        </w:r>
      </w:ins>
      <w:ins w:id="299" w:author="DAVIDS  GONZALEZ" w:date="2019-01-15T12:24:00Z">
        <w:r w:rsidRPr="00B11D30">
          <w:rPr>
            <w:rFonts w:ascii="Times New Roman" w:eastAsia="Calibri" w:hAnsi="Times New Roman" w:cs="Arial"/>
            <w:sz w:val="24"/>
            <w:szCs w:val="24"/>
            <w:lang w:val="es-ES"/>
          </w:rPr>
          <w:t>de acuerdo con</w:t>
        </w:r>
      </w:ins>
      <w:ins w:id="300" w:author="DAVIDS  GONZALEZ" w:date="2019-01-15T12:22:00Z">
        <w:r w:rsidRPr="00B11D30">
          <w:rPr>
            <w:rFonts w:ascii="Times New Roman" w:eastAsia="Calibri" w:hAnsi="Times New Roman" w:cs="Arial"/>
            <w:sz w:val="24"/>
            <w:szCs w:val="24"/>
            <w:lang w:val="es-ES"/>
          </w:rPr>
          <w:t xml:space="preserve"> la solicitud requerida.</w:t>
        </w:r>
      </w:ins>
    </w:p>
    <w:p w:rsidR="00FD07B4"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301" w:author="DAVIDS  GONZALEZ" w:date="2019-01-15T12:23:00Z">
        <w:r w:rsidRPr="00FD07B4">
          <w:rPr>
            <w:rFonts w:ascii="Times New Roman" w:eastAsia="Calibri" w:hAnsi="Times New Roman" w:cs="Arial"/>
            <w:b/>
            <w:sz w:val="24"/>
            <w:szCs w:val="24"/>
            <w:lang w:val="es-ES"/>
          </w:rPr>
          <w:t>Repositorios:</w:t>
        </w:r>
        <w:r w:rsidRPr="00FD07B4">
          <w:rPr>
            <w:rFonts w:ascii="Times New Roman" w:eastAsia="Calibri" w:hAnsi="Times New Roman" w:cs="Arial"/>
            <w:sz w:val="24"/>
            <w:szCs w:val="24"/>
            <w:lang w:val="es-ES"/>
          </w:rPr>
          <w:t xml:space="preserve"> Fácil manejo a la Base de Datos.</w:t>
        </w:r>
      </w:ins>
    </w:p>
    <w:p w:rsidR="00B11D30" w:rsidRPr="00FD07B4" w:rsidRDefault="00B11D30" w:rsidP="00FD07B4">
      <w:pPr>
        <w:pStyle w:val="Prrafodelista"/>
        <w:numPr>
          <w:ilvl w:val="0"/>
          <w:numId w:val="6"/>
        </w:numPr>
        <w:spacing w:after="0" w:line="360" w:lineRule="auto"/>
        <w:jc w:val="both"/>
        <w:rPr>
          <w:ins w:id="302" w:author="DAVIDS  GONZALEZ" w:date="2019-01-15T12:25:00Z"/>
          <w:rFonts w:ascii="Times New Roman" w:eastAsia="Calibri" w:hAnsi="Times New Roman" w:cs="Arial"/>
          <w:sz w:val="24"/>
          <w:szCs w:val="24"/>
          <w:lang w:val="es-ES"/>
        </w:rPr>
      </w:pPr>
      <w:ins w:id="303" w:author="DAVIDS  GONZALEZ" w:date="2019-01-15T12:23:00Z">
        <w:r w:rsidRPr="00FD07B4">
          <w:rPr>
            <w:rFonts w:ascii="Times New Roman" w:eastAsia="Calibri" w:hAnsi="Times New Roman" w:cs="Arial"/>
            <w:b/>
            <w:sz w:val="24"/>
            <w:szCs w:val="24"/>
            <w:lang w:val="es-ES"/>
          </w:rPr>
          <w:t>Modelos:</w:t>
        </w:r>
      </w:ins>
      <w:ins w:id="304" w:author="DAVIDS  GONZALEZ" w:date="2019-01-15T12:24:00Z">
        <w:r w:rsidRPr="00FD07B4">
          <w:rPr>
            <w:rFonts w:ascii="Times New Roman" w:eastAsia="Calibri" w:hAnsi="Times New Roman" w:cs="Arial"/>
            <w:sz w:val="24"/>
            <w:szCs w:val="24"/>
            <w:lang w:val="es-ES"/>
          </w:rPr>
          <w:t xml:space="preserve"> Contiene</w:t>
        </w:r>
      </w:ins>
      <w:ins w:id="305" w:author="DAVIDS  GONZALEZ" w:date="2019-01-15T12:25:00Z">
        <w:r w:rsidRPr="00FD07B4">
          <w:rPr>
            <w:rFonts w:ascii="Times New Roman" w:eastAsia="Calibri" w:hAnsi="Times New Roman" w:cs="Arial"/>
            <w:sz w:val="24"/>
            <w:szCs w:val="24"/>
            <w:lang w:val="es-ES"/>
          </w:rPr>
          <w:t xml:space="preserve"> los</w:t>
        </w:r>
      </w:ins>
      <w:ins w:id="306" w:author="DAVIDS  GONZALEZ" w:date="2019-01-15T12:23:00Z">
        <w:r w:rsidRPr="00FD07B4">
          <w:rPr>
            <w:rFonts w:ascii="Times New Roman" w:eastAsia="Calibri" w:hAnsi="Times New Roman" w:cs="Arial"/>
            <w:sz w:val="24"/>
            <w:szCs w:val="24"/>
            <w:lang w:val="es-ES"/>
          </w:rPr>
          <w:t xml:space="preserve"> elementos </w:t>
        </w:r>
        <w:proofErr w:type="spellStart"/>
        <w:r w:rsidRPr="00FD07B4">
          <w:rPr>
            <w:rFonts w:ascii="Times New Roman" w:eastAsia="Calibri" w:hAnsi="Times New Roman" w:cs="Arial"/>
            <w:sz w:val="24"/>
            <w:szCs w:val="24"/>
            <w:lang w:val="es-ES"/>
          </w:rPr>
          <w:t>Pojos</w:t>
        </w:r>
      </w:ins>
      <w:proofErr w:type="spellEnd"/>
      <w:ins w:id="307" w:author="DAVIDS  GONZALEZ" w:date="2019-01-15T12:24:00Z">
        <w:r w:rsidRPr="00FD07B4">
          <w:rPr>
            <w:rFonts w:ascii="Times New Roman" w:eastAsia="Calibri" w:hAnsi="Times New Roman" w:cs="Arial"/>
            <w:sz w:val="24"/>
            <w:szCs w:val="24"/>
            <w:lang w:val="es-ES"/>
          </w:rPr>
          <w:t>.</w:t>
        </w:r>
      </w:ins>
    </w:p>
    <w:p w:rsidR="00B11D30" w:rsidRPr="00B11D30" w:rsidRDefault="00B11D30">
      <w:pPr>
        <w:spacing w:after="0" w:line="360" w:lineRule="auto"/>
        <w:jc w:val="both"/>
        <w:rPr>
          <w:rFonts w:ascii="Times New Roman" w:eastAsia="Calibri" w:hAnsi="Times New Roman" w:cs="Arial"/>
          <w:sz w:val="24"/>
          <w:szCs w:val="24"/>
          <w:lang w:val="es-ES"/>
          <w:rPrChange w:id="308" w:author="DAVIDS  GONZALEZ" w:date="2019-01-15T12:26:00Z">
            <w:rPr>
              <w:rFonts w:ascii="Arial" w:eastAsia="Times New Roman" w:hAnsi="Arial" w:cs="Arial"/>
              <w:sz w:val="24"/>
              <w:szCs w:val="24"/>
            </w:rPr>
          </w:rPrChange>
        </w:rPr>
        <w:pPrChange w:id="309" w:author="DAVIDS  GONZALEZ" w:date="2019-01-15T12:25:00Z">
          <w:pPr>
            <w:jc w:val="both"/>
          </w:pPr>
        </w:pPrChange>
      </w:pPr>
      <w:ins w:id="310" w:author="DAVIDS  GONZALEZ" w:date="2019-01-15T12:25:00Z">
        <w:r w:rsidRPr="00FD07B4">
          <w:rPr>
            <w:rFonts w:ascii="Times New Roman" w:eastAsia="Calibri" w:hAnsi="Times New Roman" w:cs="Arial"/>
            <w:b/>
            <w:sz w:val="24"/>
            <w:szCs w:val="24"/>
            <w:lang w:val="es-ES"/>
            <w:rPrChange w:id="311" w:author="DAVIDS  GONZALEZ" w:date="2019-01-15T12:26:00Z">
              <w:rPr>
                <w:rFonts w:ascii="Arial" w:eastAsia="Times New Roman" w:hAnsi="Arial" w:cs="Arial"/>
                <w:sz w:val="24"/>
                <w:szCs w:val="24"/>
              </w:rPr>
            </w:rPrChange>
          </w:rPr>
          <w:lastRenderedPageBreak/>
          <w:t>DATOS:</w:t>
        </w:r>
      </w:ins>
      <w:ins w:id="312" w:author="DAVIDS  GONZALEZ" w:date="2019-01-15T12:26:00Z">
        <w:r w:rsidRPr="00B11D30">
          <w:rPr>
            <w:rFonts w:ascii="Times New Roman" w:eastAsia="Calibri" w:hAnsi="Times New Roman" w:cs="Arial"/>
            <w:sz w:val="24"/>
            <w:szCs w:val="24"/>
            <w:lang w:val="es-ES"/>
          </w:rPr>
          <w:t xml:space="preserve"> Manejo de la base de Datos no Relacional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w:t>
        </w:r>
        <w:r w:rsidRPr="00B11D30">
          <w:rPr>
            <w:rFonts w:ascii="Times New Roman" w:eastAsia="Calibri" w:hAnsi="Times New Roman" w:cs="Arial"/>
            <w:sz w:val="24"/>
            <w:szCs w:val="24"/>
            <w:lang w:val="es-ES"/>
            <w:rPrChange w:id="313" w:author="DAVIDS  GONZALEZ" w:date="2019-01-15T12:26:00Z">
              <w:rPr>
                <w:b/>
              </w:rPr>
            </w:rPrChange>
          </w:rPr>
          <w:t xml:space="preserve"> </w:t>
        </w:r>
      </w:ins>
    </w:p>
    <w:p w:rsidR="00B11D30" w:rsidRPr="00B11D30" w:rsidRDefault="00B11D30" w:rsidP="00B11D30">
      <w:pPr>
        <w:spacing w:after="0" w:line="360" w:lineRule="auto"/>
        <w:jc w:val="both"/>
        <w:rPr>
          <w:ins w:id="314" w:author="DAVIDS  GONZALEZ" w:date="2018-10-01T17:11:00Z"/>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El proyecto </w:t>
      </w:r>
      <w:r w:rsidR="00FD07B4">
        <w:rPr>
          <w:rFonts w:ascii="Times New Roman" w:eastAsia="Calibri" w:hAnsi="Times New Roman" w:cs="Arial"/>
          <w:sz w:val="24"/>
          <w:szCs w:val="24"/>
          <w:lang w:val="es-ES"/>
        </w:rPr>
        <w:t xml:space="preserve">fue desarrollado </w:t>
      </w:r>
      <w:r w:rsidRPr="00B11D30">
        <w:rPr>
          <w:rFonts w:ascii="Times New Roman" w:eastAsia="Calibri" w:hAnsi="Times New Roman" w:cs="Arial"/>
          <w:sz w:val="24"/>
          <w:szCs w:val="24"/>
          <w:lang w:val="es-ES"/>
        </w:rPr>
        <w:t>e</w:t>
      </w:r>
      <w:r w:rsidR="00FD07B4">
        <w:rPr>
          <w:rFonts w:ascii="Times New Roman" w:eastAsia="Calibri" w:hAnsi="Times New Roman" w:cs="Arial"/>
          <w:sz w:val="24"/>
          <w:szCs w:val="24"/>
          <w:lang w:val="es-ES"/>
        </w:rPr>
        <w:t>n</w:t>
      </w:r>
      <w:r w:rsidRPr="00B11D30">
        <w:rPr>
          <w:rFonts w:ascii="Times New Roman" w:eastAsia="Calibri" w:hAnsi="Times New Roman" w:cs="Arial"/>
          <w:sz w:val="24"/>
          <w:szCs w:val="24"/>
          <w:lang w:val="es-ES"/>
        </w:rPr>
        <w:t xml:space="preserve"> nuevas tecnologías y herramientas haciendo uso de estándares de desarrollo de software, sobre todo a información geográfica, que </w:t>
      </w:r>
      <w:r w:rsidR="00FD07B4">
        <w:rPr>
          <w:rFonts w:ascii="Times New Roman" w:eastAsia="Calibri" w:hAnsi="Times New Roman" w:cs="Arial"/>
          <w:sz w:val="24"/>
          <w:szCs w:val="24"/>
          <w:lang w:val="es-ES"/>
        </w:rPr>
        <w:t>es</w:t>
      </w:r>
      <w:r w:rsidRPr="00B11D30">
        <w:rPr>
          <w:rFonts w:ascii="Times New Roman" w:eastAsia="Calibri" w:hAnsi="Times New Roman" w:cs="Arial"/>
          <w:sz w:val="24"/>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ascii="Times New Roman" w:eastAsia="Calibri" w:hAnsi="Times New Roman" w:cs="Arial"/>
            <w:sz w:val="24"/>
            <w:szCs w:val="24"/>
            <w:lang w:val="es-ES"/>
          </w:rPr>
          <w:id w:val="800648850"/>
          <w:citation/>
        </w:sdtPr>
        <w:sdtContent>
          <w:r w:rsidRPr="00B11D30">
            <w:rPr>
              <w:rFonts w:ascii="Times New Roman" w:eastAsia="Calibri" w:hAnsi="Times New Roman" w:cs="Arial"/>
              <w:sz w:val="24"/>
              <w:szCs w:val="24"/>
              <w:lang w:val="es-ES"/>
            </w:rPr>
            <w:fldChar w:fldCharType="begin"/>
          </w:r>
          <w:r w:rsidRPr="00B11D30">
            <w:rPr>
              <w:rFonts w:ascii="Times New Roman" w:eastAsia="Calibri" w:hAnsi="Times New Roman" w:cs="Arial"/>
              <w:sz w:val="24"/>
              <w:szCs w:val="24"/>
              <w:lang w:val="es-ES"/>
            </w:rPr>
            <w:instrText xml:space="preserve"> CITATION Fac18 \l 3082 </w:instrText>
          </w:r>
          <w:r w:rsidRPr="00B11D30">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[14]</w:t>
          </w:r>
          <w:r w:rsidRPr="00B11D30">
            <w:rPr>
              <w:rFonts w:ascii="Times New Roman" w:eastAsia="Calibri" w:hAnsi="Times New Roman" w:cs="Arial"/>
              <w:sz w:val="24"/>
              <w:szCs w:val="24"/>
              <w:lang w:val="es-ES"/>
            </w:rPr>
            <w:fldChar w:fldCharType="end"/>
          </w:r>
        </w:sdtContent>
      </w:sdt>
    </w:p>
    <w:p w:rsidR="00B11D30" w:rsidRPr="00B11D30" w:rsidRDefault="00B11D30" w:rsidP="00B11D30">
      <w:pPr>
        <w:spacing w:after="0" w:line="360" w:lineRule="auto"/>
        <w:jc w:val="both"/>
        <w:rPr>
          <w:ins w:id="315" w:author="DAVIDS  GONZALEZ" w:date="2019-01-15T12:16:00Z"/>
          <w:rFonts w:ascii="Times New Roman" w:eastAsia="Calibri" w:hAnsi="Times New Roman" w:cs="Arial"/>
          <w:sz w:val="24"/>
          <w:szCs w:val="24"/>
          <w:lang w:val="es-ES"/>
        </w:rPr>
      </w:pPr>
    </w:p>
    <w:p w:rsidR="00D30A1C" w:rsidRDefault="004A159E" w:rsidP="00FD07B4">
      <w:pPr>
        <w:pStyle w:val="Estilo2"/>
        <w:numPr>
          <w:ilvl w:val="1"/>
          <w:numId w:val="3"/>
        </w:numPr>
        <w:spacing w:line="360" w:lineRule="auto"/>
      </w:pPr>
      <w:r>
        <w:t xml:space="preserve"> </w:t>
      </w:r>
      <w:bookmarkStart w:id="316" w:name="_Toc5382655"/>
      <w:r w:rsidR="00B55029">
        <w:t>Objetivos</w:t>
      </w:r>
      <w:bookmarkEnd w:id="316"/>
    </w:p>
    <w:p w:rsidR="00E91AFD" w:rsidRPr="00E91AFD" w:rsidRDefault="00B55029" w:rsidP="007E7228">
      <w:pPr>
        <w:pStyle w:val="Estilo3"/>
        <w:numPr>
          <w:ilvl w:val="2"/>
          <w:numId w:val="3"/>
        </w:numPr>
        <w:rPr>
          <w:rFonts w:ascii="Arial" w:hAnsi="Arial" w:cs="Arial"/>
        </w:rPr>
      </w:pPr>
      <w:r>
        <w:t>Objetivo General</w:t>
      </w:r>
    </w:p>
    <w:p w:rsidR="00E91AFD" w:rsidRPr="00E91AFD" w:rsidRDefault="00E91AFD" w:rsidP="00E91AFD">
      <w:pPr>
        <w:spacing w:after="0" w:line="360" w:lineRule="auto"/>
        <w:jc w:val="both"/>
        <w:rPr>
          <w:rFonts w:ascii="Times New Roman" w:eastAsia="Calibri" w:hAnsi="Times New Roman" w:cs="Arial"/>
          <w:sz w:val="24"/>
          <w:szCs w:val="24"/>
          <w:lang w:val="es-ES"/>
        </w:rPr>
      </w:pPr>
      <w:r w:rsidRPr="00E91AFD">
        <w:rPr>
          <w:rFonts w:ascii="Times New Roman" w:eastAsia="Calibri" w:hAnsi="Times New Roman" w:cs="Arial"/>
          <w:sz w:val="24"/>
          <w:szCs w:val="24"/>
          <w:lang w:val="es-ES"/>
        </w:rPr>
        <w:t xml:space="preserve">Desarrollar la capa de servicios Web y geográfico utilizando </w:t>
      </w:r>
      <w:proofErr w:type="spellStart"/>
      <w:r w:rsidRPr="00E91AFD">
        <w:rPr>
          <w:rFonts w:ascii="Times New Roman" w:eastAsia="Calibri" w:hAnsi="Times New Roman" w:cs="Arial"/>
          <w:sz w:val="24"/>
          <w:szCs w:val="24"/>
          <w:lang w:val="es-ES"/>
        </w:rPr>
        <w:t>CouchBase</w:t>
      </w:r>
      <w:proofErr w:type="spellEnd"/>
      <w:r w:rsidRPr="00E91AFD">
        <w:rPr>
          <w:rFonts w:ascii="Times New Roman" w:eastAsia="Calibri" w:hAnsi="Times New Roman" w:cs="Arial"/>
          <w:sz w:val="24"/>
          <w:szCs w:val="24"/>
          <w:lang w:val="es-ES"/>
        </w:rPr>
        <w:t xml:space="preserve"> como Base de Datos y Spring </w:t>
      </w:r>
      <w:proofErr w:type="spellStart"/>
      <w:r w:rsidRPr="00E91AFD">
        <w:rPr>
          <w:rFonts w:ascii="Times New Roman" w:eastAsia="Calibri" w:hAnsi="Times New Roman" w:cs="Arial"/>
          <w:sz w:val="24"/>
          <w:szCs w:val="24"/>
          <w:lang w:val="es-ES"/>
        </w:rPr>
        <w:t>Boot</w:t>
      </w:r>
      <w:proofErr w:type="spellEnd"/>
      <w:r w:rsidRPr="00E91AFD">
        <w:rPr>
          <w:rFonts w:ascii="Times New Roman" w:eastAsia="Calibri" w:hAnsi="Times New Roman" w:cs="Arial"/>
          <w:sz w:val="24"/>
          <w:szCs w:val="24"/>
          <w:lang w:val="es-ES"/>
        </w:rPr>
        <w:t xml:space="preserve"> como Framework para el mapeo de rutas de transporte urbano administrados por la ANT - Provincia de Santa Elena</w:t>
      </w:r>
      <w:r>
        <w:rPr>
          <w:rFonts w:ascii="Times New Roman" w:eastAsia="Calibri" w:hAnsi="Times New Roman" w:cs="Arial"/>
          <w:sz w:val="24"/>
          <w:szCs w:val="24"/>
          <w:lang w:val="es-ES"/>
        </w:rPr>
        <w:t xml:space="preserve"> aportando a un mejor control de las unidades de transporte público</w:t>
      </w:r>
      <w:r w:rsidRPr="00E91AFD">
        <w:rPr>
          <w:rFonts w:ascii="Times New Roman" w:eastAsia="Calibri" w:hAnsi="Times New Roman" w:cs="Arial"/>
          <w:sz w:val="24"/>
          <w:szCs w:val="24"/>
          <w:lang w:val="es-ES"/>
        </w:rPr>
        <w:t>.</w:t>
      </w:r>
    </w:p>
    <w:p w:rsidR="00E91AFD" w:rsidRPr="00E91AFD" w:rsidRDefault="00E91AFD" w:rsidP="00E91AFD">
      <w:pPr>
        <w:spacing w:after="0" w:line="360" w:lineRule="auto"/>
        <w:jc w:val="both"/>
        <w:rPr>
          <w:rFonts w:ascii="Times New Roman" w:eastAsia="Calibri" w:hAnsi="Times New Roman" w:cs="Arial"/>
          <w:sz w:val="24"/>
          <w:szCs w:val="24"/>
          <w:lang w:val="es-ES"/>
        </w:rPr>
      </w:pPr>
    </w:p>
    <w:p w:rsidR="00ED18A3" w:rsidRDefault="004A159E" w:rsidP="00FD07B4">
      <w:pPr>
        <w:pStyle w:val="Estilo3"/>
        <w:numPr>
          <w:ilvl w:val="2"/>
          <w:numId w:val="3"/>
        </w:numPr>
      </w:pPr>
      <w:r>
        <w:t>Objetivos Específicos</w:t>
      </w:r>
    </w:p>
    <w:p w:rsidR="00E91AFD" w:rsidRDefault="00E91AFD" w:rsidP="00E91AFD">
      <w:pPr>
        <w:pStyle w:val="Estilo3"/>
      </w:pP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Desarrollar servicios web haciendo uso de SpringBoot para crear un API REST que permita consulta</w:t>
      </w:r>
      <w:ins w:id="317" w:author="DAVIDS  GONZALEZ" w:date="2018-10-02T11:33:00Z">
        <w:r w:rsidRPr="005D067D">
          <w:rPr>
            <w:rFonts w:ascii="Times New Roman" w:eastAsia="Calibri" w:hAnsi="Times New Roman" w:cs="Arial"/>
            <w:sz w:val="24"/>
            <w:szCs w:val="24"/>
            <w:lang w:val="es-ES"/>
          </w:rPr>
          <w:t xml:space="preserve">r a la Base de Datos NoSQL </w:t>
        </w:r>
      </w:ins>
      <w:del w:id="318" w:author="DAVIDS  GONZALEZ" w:date="2018-10-02T11:33:00Z">
        <w:r w:rsidRPr="005D067D" w:rsidDel="00E3638E">
          <w:rPr>
            <w:rFonts w:ascii="Times New Roman" w:eastAsia="Calibri" w:hAnsi="Times New Roman" w:cs="Arial"/>
            <w:sz w:val="24"/>
            <w:szCs w:val="24"/>
            <w:lang w:val="es-ES"/>
          </w:rPr>
          <w:delText xml:space="preserve">r la capa de sincronización de </w:delText>
        </w:r>
      </w:del>
      <w:ins w:id="319"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COUCHBASE</w:t>
      </w:r>
      <w:ins w:id="320"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Determinar zonas de alto tráfico en un momento dado (Temporalidad) a través de Queries Geográficos para asistir en la toma de decisiones.</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Reducir el número de puntos de trayectorias recolectadas mediante el Algoritmo Douglas-</w:t>
      </w:r>
      <w:proofErr w:type="spellStart"/>
      <w:r w:rsidRPr="005D067D">
        <w:rPr>
          <w:rFonts w:ascii="Times New Roman" w:eastAsia="Calibri" w:hAnsi="Times New Roman" w:cs="Arial"/>
          <w:sz w:val="24"/>
          <w:szCs w:val="24"/>
          <w:lang w:val="es-ES"/>
        </w:rPr>
        <w:t>Peucker</w:t>
      </w:r>
      <w:proofErr w:type="spellEnd"/>
      <w:r w:rsidRPr="005D067D">
        <w:rPr>
          <w:rFonts w:ascii="Times New Roman" w:eastAsia="Calibri" w:hAnsi="Times New Roman" w:cs="Arial"/>
          <w:sz w:val="24"/>
          <w:szCs w:val="24"/>
          <w:lang w:val="es-ES"/>
        </w:rPr>
        <w:t xml:space="preserve"> para sintetizar la información mediante </w:t>
      </w:r>
      <w:del w:id="321" w:author="DAVIDS  GONZALEZ" w:date="2019-01-25T17:10:00Z">
        <w:r w:rsidRPr="005D067D" w:rsidDel="007F441E">
          <w:rPr>
            <w:rFonts w:ascii="Times New Roman" w:eastAsia="Calibri" w:hAnsi="Times New Roman" w:cs="Arial"/>
            <w:sz w:val="24"/>
            <w:szCs w:val="24"/>
            <w:lang w:val="es-ES"/>
          </w:rPr>
          <w:delText>de servicios</w:delText>
        </w:r>
      </w:del>
      <w:ins w:id="322" w:author="DAVIDS  GONZALEZ" w:date="2019-01-25T17:10:00Z">
        <w:r w:rsidRPr="005D067D">
          <w:rPr>
            <w:rFonts w:ascii="Times New Roman" w:eastAsia="Calibri" w:hAnsi="Times New Roman" w:cs="Arial"/>
            <w:sz w:val="24"/>
            <w:szCs w:val="24"/>
            <w:lang w:val="es-ES"/>
          </w:rPr>
          <w:t>los servicios</w:t>
        </w:r>
      </w:ins>
      <w:r w:rsidRPr="005D067D">
        <w:rPr>
          <w:rFonts w:ascii="Times New Roman" w:eastAsia="Calibri" w:hAnsi="Times New Roman" w:cs="Arial"/>
          <w:sz w:val="24"/>
          <w:szCs w:val="24"/>
          <w:lang w:val="es-ES"/>
        </w:rPr>
        <w:t xml:space="preserve"> web.</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3" w:author="DAVIDS  GONZALEZ" w:date="2018-10-10T15:14:00Z">
        <w:r w:rsidRPr="005D067D">
          <w:rPr>
            <w:rFonts w:ascii="Times New Roman" w:eastAsia="Calibri" w:hAnsi="Times New Roman" w:cs="Arial"/>
            <w:sz w:val="24"/>
            <w:szCs w:val="24"/>
            <w:lang w:val="es-ES"/>
          </w:rPr>
          <w:t xml:space="preserve">Gestionar información </w:t>
        </w:r>
      </w:ins>
      <w:ins w:id="324" w:author="DAVIDS  GONZALEZ" w:date="2018-10-10T15:15:00Z">
        <w:r w:rsidRPr="005D067D">
          <w:rPr>
            <w:rFonts w:ascii="Times New Roman" w:eastAsia="Calibri" w:hAnsi="Times New Roman" w:cs="Arial"/>
            <w:sz w:val="24"/>
            <w:szCs w:val="24"/>
            <w:lang w:val="es-ES"/>
          </w:rPr>
          <w:t>y almacenarla en base de datos COUCHBASE proporcionada por la aplicación móvil, aplicación web y el dispositivo del bus.</w:t>
        </w:r>
      </w:ins>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5" w:author="DAVIDS  GONZALEZ" w:date="2018-10-10T15:16:00Z">
        <w:r w:rsidRPr="005D067D">
          <w:rPr>
            <w:rFonts w:ascii="Times New Roman" w:eastAsia="Calibri" w:hAnsi="Times New Roman" w:cs="Arial"/>
            <w:sz w:val="24"/>
            <w:szCs w:val="24"/>
            <w:lang w:val="es-ES"/>
          </w:rPr>
          <w:t xml:space="preserve">Identificar Paradas cercanas según la ubicación del usuario (App </w:t>
        </w:r>
        <w:proofErr w:type="spellStart"/>
        <w:r w:rsidRPr="005D067D">
          <w:rPr>
            <w:rFonts w:ascii="Times New Roman" w:eastAsia="Calibri" w:hAnsi="Times New Roman" w:cs="Arial"/>
            <w:sz w:val="24"/>
            <w:szCs w:val="24"/>
            <w:lang w:val="es-ES"/>
          </w:rPr>
          <w:t>Movil</w:t>
        </w:r>
        <w:proofErr w:type="spellEnd"/>
        <w:r w:rsidRPr="005D067D">
          <w:rPr>
            <w:rFonts w:ascii="Times New Roman" w:eastAsia="Calibri" w:hAnsi="Times New Roman" w:cs="Arial"/>
            <w:sz w:val="24"/>
            <w:szCs w:val="24"/>
            <w:lang w:val="es-ES"/>
          </w:rPr>
          <w:t>)</w:t>
        </w:r>
      </w:ins>
      <w:ins w:id="326" w:author="DAVIDS  GONZALEZ" w:date="2018-10-10T15:17:00Z">
        <w:r w:rsidRPr="005D067D">
          <w:rPr>
            <w:rFonts w:ascii="Times New Roman" w:eastAsia="Calibri" w:hAnsi="Times New Roman" w:cs="Arial"/>
            <w:sz w:val="24"/>
            <w:szCs w:val="24"/>
            <w:lang w:val="es-ES"/>
          </w:rPr>
          <w:t xml:space="preserve"> mediante </w:t>
        </w:r>
        <w:proofErr w:type="spellStart"/>
        <w:r w:rsidRPr="005D067D">
          <w:rPr>
            <w:rFonts w:ascii="Times New Roman" w:eastAsia="Calibri" w:hAnsi="Times New Roman" w:cs="Arial"/>
            <w:sz w:val="24"/>
            <w:szCs w:val="24"/>
            <w:lang w:val="es-ES"/>
          </w:rPr>
          <w:t>Queries</w:t>
        </w:r>
        <w:proofErr w:type="spellEnd"/>
        <w:r w:rsidRPr="005D067D">
          <w:rPr>
            <w:rFonts w:ascii="Times New Roman" w:eastAsia="Calibri" w:hAnsi="Times New Roman" w:cs="Arial"/>
            <w:sz w:val="24"/>
            <w:szCs w:val="24"/>
            <w:lang w:val="es-ES"/>
          </w:rPr>
          <w:t xml:space="preserve"> Geogr</w:t>
        </w:r>
      </w:ins>
      <w:ins w:id="327" w:author="DAVIDS  GONZALEZ" w:date="2018-10-16T11:01:00Z">
        <w:r w:rsidRPr="005D067D">
          <w:rPr>
            <w:rFonts w:ascii="Times New Roman" w:eastAsia="Calibri" w:hAnsi="Times New Roman" w:cs="Arial"/>
            <w:sz w:val="24"/>
            <w:szCs w:val="24"/>
            <w:lang w:val="es-ES"/>
          </w:rPr>
          <w:t>á</w:t>
        </w:r>
      </w:ins>
      <w:ins w:id="328" w:author="DAVIDS  GONZALEZ" w:date="2018-10-10T15:17:00Z">
        <w:r w:rsidRPr="005D067D">
          <w:rPr>
            <w:rFonts w:ascii="Times New Roman" w:eastAsia="Calibri" w:hAnsi="Times New Roman" w:cs="Arial"/>
            <w:sz w:val="24"/>
            <w:szCs w:val="24"/>
            <w:lang w:val="es-ES"/>
          </w:rPr>
          <w:t>ficos.</w:t>
        </w:r>
      </w:ins>
    </w:p>
    <w:p w:rsidR="00E91AFD" w:rsidRPr="005D067D" w:rsidRDefault="005D067D"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w:t>
      </w:r>
      <w:ins w:id="329" w:author="DAVIDS  GONZALEZ" w:date="2019-01-25T17:10:00Z">
        <w:r w:rsidR="007726FF" w:rsidRPr="005D067D">
          <w:rPr>
            <w:rFonts w:ascii="Times New Roman" w:eastAsia="Calibri" w:hAnsi="Times New Roman" w:cs="Arial"/>
            <w:sz w:val="24"/>
            <w:szCs w:val="24"/>
            <w:lang w:val="es-ES"/>
          </w:rPr>
          <w:t>e</w:t>
        </w:r>
      </w:ins>
      <w:ins w:id="330" w:author="DAVIDS  GONZALEZ" w:date="2019-01-25T17:11:00Z">
        <w:r w:rsidR="007726FF" w:rsidRPr="005D067D">
          <w:rPr>
            <w:rFonts w:ascii="Times New Roman" w:eastAsia="Calibri" w:hAnsi="Times New Roman" w:cs="Arial"/>
            <w:sz w:val="24"/>
            <w:szCs w:val="24"/>
            <w:lang w:val="es-ES"/>
          </w:rPr>
          <w:t xml:space="preserve">alizar el </w:t>
        </w:r>
      </w:ins>
      <w:r w:rsidR="007726FF" w:rsidRPr="005D067D">
        <w:rPr>
          <w:rFonts w:ascii="Times New Roman" w:eastAsia="Calibri" w:hAnsi="Times New Roman" w:cs="Arial"/>
          <w:sz w:val="24"/>
          <w:szCs w:val="24"/>
          <w:lang w:val="es-ES"/>
        </w:rPr>
        <w:t>cálculo</w:t>
      </w:r>
      <w:ins w:id="331" w:author="DAVIDS  GONZALEZ" w:date="2019-01-25T17:11:00Z">
        <w:r w:rsidR="007726FF" w:rsidRPr="005D067D">
          <w:rPr>
            <w:rFonts w:ascii="Times New Roman" w:eastAsia="Calibri" w:hAnsi="Times New Roman" w:cs="Arial"/>
            <w:sz w:val="24"/>
            <w:szCs w:val="24"/>
            <w:lang w:val="es-ES"/>
          </w:rPr>
          <w:t xml:space="preserve"> aproximado del tiempo que tardará un Bus en llegar a una determinada parada.</w:t>
        </w:r>
      </w:ins>
    </w:p>
    <w:p w:rsidR="005D067D" w:rsidRDefault="004A159E" w:rsidP="007E7228">
      <w:pPr>
        <w:pStyle w:val="Estilo2"/>
        <w:numPr>
          <w:ilvl w:val="1"/>
          <w:numId w:val="3"/>
        </w:numPr>
        <w:spacing w:line="360" w:lineRule="auto"/>
      </w:pPr>
      <w:r>
        <w:t xml:space="preserve"> </w:t>
      </w:r>
      <w:bookmarkStart w:id="332" w:name="_Toc5382656"/>
      <w:r>
        <w:t>Justificación</w:t>
      </w:r>
      <w:bookmarkEnd w:id="332"/>
    </w:p>
    <w:p w:rsidR="005D067D" w:rsidRPr="005D067D" w:rsidRDefault="005D067D">
      <w:pPr>
        <w:spacing w:after="0" w:line="360" w:lineRule="auto"/>
        <w:jc w:val="both"/>
        <w:rPr>
          <w:ins w:id="333" w:author="DAVIDS  GONZALEZ" w:date="2019-01-15T12:27:00Z"/>
          <w:rFonts w:ascii="Times New Roman" w:eastAsia="Calibri" w:hAnsi="Times New Roman" w:cs="Arial"/>
          <w:sz w:val="24"/>
          <w:szCs w:val="24"/>
          <w:lang w:val="es-ES"/>
        </w:rPr>
        <w:pPrChange w:id="334" w:author="Davids Adrian Gonzalez Tigrero" w:date="2019-01-26T18:19:00Z">
          <w:pPr>
            <w:spacing w:line="360" w:lineRule="auto"/>
            <w:ind w:left="708"/>
            <w:jc w:val="both"/>
          </w:pPr>
        </w:pPrChange>
      </w:pPr>
      <w:ins w:id="335" w:author="DAVIDS  GONZALEZ" w:date="2018-10-10T15:19:00Z">
        <w:r w:rsidRPr="005D067D">
          <w:rPr>
            <w:rFonts w:ascii="Times New Roman" w:eastAsia="Calibri" w:hAnsi="Times New Roman" w:cs="Arial"/>
            <w:sz w:val="24"/>
            <w:szCs w:val="24"/>
            <w:lang w:val="es-ES"/>
          </w:rPr>
          <w:t xml:space="preserve">En la actualidad,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w:t>
        </w:r>
        <w:r w:rsidRPr="005D067D">
          <w:rPr>
            <w:rFonts w:ascii="Times New Roman" w:eastAsia="Calibri" w:hAnsi="Times New Roman" w:cs="Arial"/>
            <w:sz w:val="24"/>
            <w:szCs w:val="24"/>
            <w:lang w:val="es-ES"/>
          </w:rPr>
          <w:lastRenderedPageBreak/>
          <w:t>pasajeros en el bus, número de personas utilizando una parada en un determinado punto de la provincia, horas en la que existe mayor afluencia de usuarios y kilometraje recorrido</w:t>
        </w:r>
      </w:ins>
      <w:ins w:id="336" w:author="DAVIDS  GONZALEZ" w:date="2019-01-25T17:16:00Z">
        <w:r w:rsidRPr="005D067D">
          <w:rPr>
            <w:rFonts w:ascii="Times New Roman" w:eastAsia="Calibri" w:hAnsi="Times New Roman" w:cs="Arial"/>
            <w:sz w:val="24"/>
            <w:szCs w:val="24"/>
            <w:lang w:val="es-ES"/>
          </w:rPr>
          <w:t>, estimar e</w:t>
        </w:r>
      </w:ins>
      <w:ins w:id="337" w:author="DAVIDS  GONZALEZ" w:date="2019-01-25T17:17:00Z">
        <w:r w:rsidRPr="005D067D">
          <w:rPr>
            <w:rFonts w:ascii="Times New Roman" w:eastAsia="Calibri" w:hAnsi="Times New Roman" w:cs="Arial"/>
            <w:sz w:val="24"/>
            <w:szCs w:val="24"/>
            <w:lang w:val="es-ES"/>
          </w:rPr>
          <w:t>l tiempo aproximado que demorará un bus en llegar a una parada</w:t>
        </w:r>
      </w:ins>
      <w:ins w:id="338" w:author="DAVIDS  GONZALEZ" w:date="2018-10-10T15:19:00Z">
        <w:r w:rsidRPr="005D067D">
          <w:rPr>
            <w:rFonts w:ascii="Times New Roman" w:eastAsia="Calibri" w:hAnsi="Times New Roman" w:cs="Arial"/>
            <w:sz w:val="24"/>
            <w:szCs w:val="24"/>
            <w:lang w:val="es-ES"/>
          </w:rPr>
          <w:t>.</w:t>
        </w:r>
      </w:ins>
      <w:ins w:id="339" w:author="DAVIDS  GONZALEZ" w:date="2018-10-15T13:43:00Z">
        <w:r w:rsidRPr="005D067D">
          <w:rPr>
            <w:rFonts w:ascii="Times New Roman" w:eastAsia="Calibri" w:hAnsi="Times New Roman" w:cs="Arial"/>
            <w:sz w:val="24"/>
            <w:szCs w:val="24"/>
            <w:lang w:val="es-ES"/>
          </w:rPr>
          <w:t xml:space="preserve"> (Ver Anexo 1)</w:t>
        </w:r>
      </w:ins>
    </w:p>
    <w:p w:rsidR="005D067D" w:rsidDel="00125103" w:rsidRDefault="005D067D">
      <w:pPr>
        <w:pStyle w:val="Textocomentario"/>
        <w:spacing w:line="276" w:lineRule="auto"/>
        <w:ind w:firstLine="284"/>
        <w:jc w:val="both"/>
        <w:rPr>
          <w:ins w:id="340" w:author="DAVIDS  GONZALEZ" w:date="2019-01-15T12:27:00Z"/>
          <w:del w:id="341" w:author="Davids Adrian Gonzalez Tigrero" w:date="2019-01-26T18:18:00Z"/>
          <w:rFonts w:ascii="Arial" w:eastAsia="Tahoma" w:hAnsi="Arial" w:cs="Arial"/>
          <w:color w:val="000000"/>
          <w:sz w:val="24"/>
          <w:szCs w:val="24"/>
          <w:lang w:val="es-ES"/>
        </w:rPr>
        <w:pPrChange w:id="342"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3" w:author="DAVIDS  GONZALEZ" w:date="2018-10-10T15:30:00Z"/>
          <w:del w:id="344" w:author="Davids Adrian Gonzalez Tigrero" w:date="2019-01-26T18:18:00Z"/>
          <w:rFonts w:ascii="Arial" w:eastAsia="Tahoma" w:hAnsi="Arial" w:cs="Arial"/>
          <w:color w:val="000000"/>
          <w:sz w:val="24"/>
          <w:szCs w:val="24"/>
          <w:lang w:val="es-ES"/>
        </w:rPr>
        <w:pPrChange w:id="345"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6" w:author="DAVIDS  GONZALEZ" w:date="2018-10-10T15:19:00Z"/>
          <w:del w:id="347" w:author="Davids Adrian Gonzalez Tigrero" w:date="2019-01-26T18:18:00Z"/>
          <w:rFonts w:ascii="Arial" w:eastAsia="Tahoma" w:hAnsi="Arial" w:cs="Arial"/>
          <w:color w:val="000000"/>
          <w:sz w:val="24"/>
          <w:szCs w:val="24"/>
          <w:lang w:val="es-ES"/>
        </w:rPr>
        <w:pPrChange w:id="348" w:author="DAVIDS  GONZALEZ" w:date="2018-10-10T15:20:00Z">
          <w:pPr>
            <w:pStyle w:val="Textocomentario"/>
            <w:spacing w:line="360" w:lineRule="auto"/>
            <w:ind w:left="708"/>
            <w:jc w:val="both"/>
          </w:pPr>
        </w:pPrChange>
      </w:pPr>
    </w:p>
    <w:p w:rsidR="005D067D" w:rsidDel="00125103" w:rsidRDefault="005D067D" w:rsidP="005D067D">
      <w:pPr>
        <w:pStyle w:val="Sinespaciado"/>
        <w:spacing w:line="276" w:lineRule="auto"/>
        <w:ind w:firstLine="360"/>
        <w:jc w:val="both"/>
        <w:rPr>
          <w:ins w:id="349" w:author="DAVIDS  GONZALEZ" w:date="2019-01-15T12:28:00Z"/>
          <w:del w:id="35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1" w:author="DAVIDS  GONZALEZ" w:date="2019-01-15T12:28:00Z"/>
          <w:del w:id="35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3" w:author="DAVIDS  GONZALEZ" w:date="2019-01-15T12:28:00Z"/>
          <w:del w:id="35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5" w:author="DAVIDS  GONZALEZ" w:date="2019-01-15T12:29:00Z"/>
          <w:del w:id="35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7" w:author="DAVIDS  GONZALEZ" w:date="2019-01-15T12:29:00Z"/>
          <w:del w:id="35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9" w:author="DAVIDS  GONZALEZ" w:date="2019-01-15T12:29:00Z"/>
          <w:del w:id="36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1" w:author="DAVIDS  GONZALEZ" w:date="2019-01-15T12:29:00Z"/>
          <w:del w:id="36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3" w:author="DAVIDS  GONZALEZ" w:date="2019-01-15T12:29:00Z"/>
          <w:del w:id="36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5" w:author="DAVIDS  GONZALEZ" w:date="2019-01-15T12:29:00Z"/>
          <w:del w:id="36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7" w:author="DAVIDS  GONZALEZ" w:date="2019-01-15T12:29:00Z"/>
          <w:del w:id="36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9" w:author="DAVIDS  GONZALEZ" w:date="2019-01-15T12:29:00Z"/>
          <w:del w:id="37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1" w:author="DAVIDS  GONZALEZ" w:date="2019-01-15T12:29:00Z"/>
          <w:del w:id="37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3" w:author="DAVIDS  GONZALEZ" w:date="2019-01-15T12:29:00Z"/>
          <w:del w:id="37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5" w:author="DAVIDS  GONZALEZ" w:date="2019-01-15T12:29:00Z"/>
          <w:del w:id="37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7" w:author="DAVIDS  GONZALEZ" w:date="2019-01-15T12:29:00Z"/>
          <w:del w:id="37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9" w:author="DAVIDS  GONZALEZ" w:date="2019-01-15T12:29:00Z"/>
          <w:del w:id="380" w:author="Davids Adrian Gonzalez Tigrero" w:date="2019-01-26T18:18:00Z"/>
          <w:rFonts w:ascii="Arial" w:hAnsi="Arial" w:cs="Arial"/>
          <w:sz w:val="24"/>
          <w:szCs w:val="24"/>
        </w:rPr>
      </w:pPr>
    </w:p>
    <w:p w:rsidR="005D067D" w:rsidDel="00465B17" w:rsidRDefault="005D067D" w:rsidP="005D067D">
      <w:pPr>
        <w:pStyle w:val="Sinespaciado"/>
        <w:spacing w:line="276" w:lineRule="auto"/>
        <w:ind w:firstLine="360"/>
        <w:jc w:val="both"/>
        <w:rPr>
          <w:ins w:id="381" w:author="DAVIDS  GONZALEZ" w:date="2019-01-15T12:29:00Z"/>
          <w:del w:id="382" w:author="Davids Adrian Gonzalez Tigrero" w:date="2019-01-26T18:18:00Z"/>
          <w:rFonts w:ascii="Arial" w:hAnsi="Arial" w:cs="Arial"/>
          <w:sz w:val="24"/>
          <w:szCs w:val="24"/>
        </w:rPr>
      </w:pPr>
    </w:p>
    <w:p w:rsidR="005D067D" w:rsidRDefault="005D067D" w:rsidP="005D067D">
      <w:pPr>
        <w:pStyle w:val="Sinespaciado"/>
        <w:spacing w:line="276" w:lineRule="auto"/>
        <w:ind w:firstLine="360"/>
        <w:jc w:val="both"/>
        <w:rPr>
          <w:ins w:id="383" w:author="DAVIDS  GONZALEZ" w:date="2019-01-15T12:29:00Z"/>
          <w:rFonts w:ascii="Arial" w:hAnsi="Arial" w:cs="Arial"/>
          <w:sz w:val="24"/>
          <w:szCs w:val="24"/>
        </w:rPr>
      </w:pPr>
    </w:p>
    <w:p w:rsidR="005D067D" w:rsidRPr="00E65167" w:rsidDel="00125103" w:rsidRDefault="00E65167" w:rsidP="00E65167">
      <w:pPr>
        <w:spacing w:after="0" w:line="360" w:lineRule="auto"/>
        <w:jc w:val="both"/>
        <w:rPr>
          <w:ins w:id="384" w:author="DAVIDS  GONZALEZ" w:date="2019-01-15T12:29:00Z"/>
          <w:del w:id="385" w:author="Davids Adrian Gonzalez Tigrero" w:date="2019-01-26T18:16:00Z"/>
          <w:rFonts w:ascii="Times New Roman" w:eastAsia="Calibri" w:hAnsi="Times New Roman" w:cs="Arial"/>
          <w:sz w:val="24"/>
          <w:szCs w:val="24"/>
          <w:lang w:val="es-ES"/>
        </w:rPr>
      </w:pPr>
      <w:r w:rsidRPr="00E65167">
        <w:rPr>
          <w:rFonts w:ascii="Times New Roman" w:eastAsia="Calibri" w:hAnsi="Times New Roman" w:cs="Arial"/>
          <w:noProof/>
          <w:sz w:val="24"/>
          <w:szCs w:val="24"/>
          <w:lang w:val="es-ES"/>
        </w:rPr>
        <mc:AlternateContent>
          <mc:Choice Requires="wps">
            <w:drawing>
              <wp:anchor distT="0" distB="0" distL="114300" distR="114300" simplePos="0" relativeHeight="251680768" behindDoc="0" locked="0" layoutInCell="1" allowOverlap="1" wp14:anchorId="236C59E8" wp14:editId="0EC1E290">
                <wp:simplePos x="0" y="0"/>
                <wp:positionH relativeFrom="column">
                  <wp:posOffset>507365</wp:posOffset>
                </wp:positionH>
                <wp:positionV relativeFrom="paragraph">
                  <wp:posOffset>3592830</wp:posOffset>
                </wp:positionV>
                <wp:extent cx="46710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rsidR="009E02BD" w:rsidRPr="00DA5EE8" w:rsidRDefault="009E02BD" w:rsidP="00E65167">
                            <w:pPr>
                              <w:pStyle w:val="Descripcin"/>
                              <w:jc w:val="center"/>
                              <w:rPr>
                                <w:rFonts w:ascii="Arial" w:eastAsia="Tahoma" w:hAnsi="Arial" w:cs="Arial"/>
                                <w:noProof/>
                                <w:color w:val="000000"/>
                              </w:rPr>
                            </w:pPr>
                            <w:bookmarkStart w:id="386"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59E8" id="Cuadro de texto 11" o:spid="_x0000_s1031" type="#_x0000_t202" style="position:absolute;left:0;text-align:left;margin-left:39.95pt;margin-top:282.9pt;width:3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" stroked="f">
                <v:textbox style="mso-fit-shape-to-text:t" inset="0,0,0,0">
                  <w:txbxContent>
                    <w:p w:rsidR="009E02BD" w:rsidRPr="00DA5EE8" w:rsidRDefault="009E02BD" w:rsidP="00E65167">
                      <w:pPr>
                        <w:pStyle w:val="Descripcin"/>
                        <w:jc w:val="center"/>
                        <w:rPr>
                          <w:rFonts w:ascii="Arial" w:eastAsia="Tahoma" w:hAnsi="Arial" w:cs="Arial"/>
                          <w:noProof/>
                          <w:color w:val="000000"/>
                        </w:rPr>
                      </w:pPr>
                      <w:bookmarkStart w:id="387"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7"/>
                    </w:p>
                  </w:txbxContent>
                </v:textbox>
                <w10:wrap type="topAndBottom"/>
              </v:shape>
            </w:pict>
          </mc:Fallback>
        </mc:AlternateContent>
      </w:r>
      <w:r w:rsidR="005D067D" w:rsidRPr="00E65167">
        <w:rPr>
          <w:rFonts w:ascii="Times New Roman" w:eastAsia="Calibri" w:hAnsi="Times New Roman" w:cs="Arial"/>
          <w:noProof/>
          <w:sz w:val="24"/>
          <w:szCs w:val="24"/>
          <w:lang w:val="es-ES"/>
        </w:rPr>
        <mc:AlternateContent>
          <mc:Choice Requires="wpg">
            <w:drawing>
              <wp:anchor distT="0" distB="0" distL="114300" distR="114300" simplePos="0" relativeHeight="251678720" behindDoc="0" locked="0" layoutInCell="1" allowOverlap="1" wp14:anchorId="46191F0A" wp14:editId="4CC8ABAF">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8"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9"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28D4CA"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CprAxifoAAIn6AAAVAAAAZHJzL21lZGlhL2ltYWdlMi5qcGVn/9j/4AAQ&#10;SkZJRgABAQEA3ADcAAD/2wBDAAIBAQEBAQIBAQECAgICAgQDAgICAgUEBAMEBgUGBgYFBgYGBwkI&#10;BgcJBwYGCAsICQoKCgoKBggLDAsKDAkKCgr/2wBDAQICAgICAgUDAwUKBwYHCgoKCgoKCgoKCgoK&#10;CgoKCgoKCgoKCgoKCgoKCgoKCgoKCgoKCgoKCgoKCgoKCgoKCgr/wAARCAR8Ah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vquYf9BH/kkQ9thf+fX4s7z/AIUdaf8ARb/Af/g6l/8AjNH/AAo6&#10;0/6Lf4D/APB1L/8AGa4Oin9VzD/oI/8AJIh7bC/8+vxZ3n/CjrT/AKLf4D/8HUv/AMZo/wCFHWn/&#10;AEW/wH/4Opf/AIzXB0Uf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0"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1" o:title="" croptop="5184f" cropbottom="13956f"/>
                </v:shape>
                <w10:wrap type="topAndBottom"/>
              </v:group>
            </w:pict>
          </mc:Fallback>
        </mc:AlternateContent>
      </w:r>
    </w:p>
    <w:p w:rsidR="005D067D" w:rsidRPr="00E65167" w:rsidDel="00125103" w:rsidRDefault="005D067D" w:rsidP="00E65167">
      <w:pPr>
        <w:spacing w:after="0" w:line="360" w:lineRule="auto"/>
        <w:jc w:val="both"/>
        <w:rPr>
          <w:ins w:id="388" w:author="DAVIDS  GONZALEZ" w:date="2019-01-15T12:29:00Z"/>
          <w:del w:id="38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0" w:author="DAVIDS  GONZALEZ" w:date="2019-01-15T12:29:00Z"/>
          <w:del w:id="39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2" w:author="DAVIDS  GONZALEZ" w:date="2019-01-15T12:29:00Z"/>
          <w:del w:id="39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4" w:author="DAVIDS  GONZALEZ" w:date="2019-01-15T12:29:00Z"/>
          <w:del w:id="39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6" w:author="DAVIDS  GONZALEZ" w:date="2019-01-15T12:29:00Z"/>
          <w:del w:id="397"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8" w:author="DAVIDS  GONZALEZ" w:date="2019-01-15T12:29:00Z"/>
          <w:del w:id="39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0" w:author="DAVIDS  GONZALEZ" w:date="2019-01-15T12:29:00Z"/>
          <w:del w:id="40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2" w:author="DAVIDS  GONZALEZ" w:date="2019-01-15T12:29:00Z"/>
          <w:del w:id="40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4" w:author="DAVIDS  GONZALEZ" w:date="2019-01-15T12:29:00Z"/>
          <w:del w:id="40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6" w:author="DAVIDS  GONZALEZ" w:date="2019-01-15T12:29:00Z"/>
          <w:del w:id="407" w:author="Davids Adrian Gonzalez Tigrero" w:date="2019-01-26T18:17:00Z"/>
          <w:rFonts w:ascii="Times New Roman" w:eastAsia="Calibri" w:hAnsi="Times New Roman" w:cs="Arial"/>
          <w:sz w:val="24"/>
          <w:szCs w:val="24"/>
          <w:lang w:val="es-ES"/>
        </w:rPr>
      </w:pPr>
    </w:p>
    <w:p w:rsidR="005D067D" w:rsidRPr="00E65167" w:rsidDel="00465B17" w:rsidRDefault="005D067D" w:rsidP="00E65167">
      <w:pPr>
        <w:spacing w:after="0" w:line="360" w:lineRule="auto"/>
        <w:jc w:val="both"/>
        <w:rPr>
          <w:ins w:id="408" w:author="DAVIDS  GONZALEZ" w:date="2019-01-25T17:48:00Z"/>
          <w:del w:id="409" w:author="Davids Adrian Gonzalez Tigrero" w:date="2019-01-26T18:22:00Z"/>
          <w:rFonts w:ascii="Times New Roman" w:eastAsia="Calibri" w:hAnsi="Times New Roman" w:cs="Arial"/>
          <w:sz w:val="24"/>
          <w:szCs w:val="24"/>
          <w:lang w:val="es-ES"/>
        </w:rPr>
      </w:pPr>
      <w:ins w:id="410" w:author="DAVIDS  GONZALEZ" w:date="2018-10-16T11:07:00Z">
        <w:r w:rsidRPr="00E65167">
          <w:rPr>
            <w:rFonts w:ascii="Times New Roman" w:eastAsia="Calibri" w:hAnsi="Times New Roman" w:cs="Arial"/>
            <w:sz w:val="24"/>
            <w:szCs w:val="24"/>
            <w:lang w:val="es-ES"/>
            <w:rPrChange w:id="411" w:author="DAVIDS  GONZALEZ" w:date="2018-10-16T11:07:00Z">
              <w:rPr>
                <w:rFonts w:ascii="Arial" w:eastAsia="Times New Roman" w:hAnsi="Arial" w:cs="Arial"/>
              </w:rPr>
            </w:rPrChange>
          </w:rPr>
          <w:t>Como se muestra en las imágenes e</w:t>
        </w:r>
        <w:r w:rsidRPr="00E65167">
          <w:rPr>
            <w:rFonts w:ascii="Times New Roman" w:eastAsia="Calibri" w:hAnsi="Times New Roman" w:cs="Arial"/>
            <w:sz w:val="24"/>
            <w:szCs w:val="24"/>
            <w:lang w:val="es-ES"/>
            <w:rPrChange w:id="412" w:author="DAVIDS  GONZALEZ" w:date="2018-10-16T11:07:00Z">
              <w:rPr>
                <w:rFonts w:ascii="Times New Roman" w:eastAsia="Times New Roman" w:hAnsi="Times New Roman" w:cs="Times New Roman"/>
              </w:rPr>
            </w:rPrChange>
          </w:rPr>
          <w:t xml:space="preserve">n ninguna de las aplicaciones </w:t>
        </w:r>
        <w:r w:rsidRPr="00E65167">
          <w:rPr>
            <w:rFonts w:ascii="Times New Roman" w:eastAsia="Calibri" w:hAnsi="Times New Roman" w:cs="Arial"/>
            <w:sz w:val="24"/>
            <w:szCs w:val="24"/>
            <w:lang w:val="es-ES"/>
            <w:rPrChange w:id="413" w:author="DAVIDS  GONZALEZ" w:date="2018-10-16T11:07:00Z">
              <w:rPr>
                <w:rFonts w:ascii="Arial" w:eastAsia="Times New Roman" w:hAnsi="Arial" w:cs="Arial"/>
              </w:rPr>
            </w:rPrChange>
          </w:rPr>
          <w:t>móviles</w:t>
        </w:r>
        <w:r w:rsidRPr="00E65167">
          <w:rPr>
            <w:rFonts w:ascii="Times New Roman" w:eastAsia="Calibri" w:hAnsi="Times New Roman" w:cs="Arial"/>
            <w:sz w:val="24"/>
            <w:szCs w:val="24"/>
            <w:lang w:val="es-ES"/>
            <w:rPrChange w:id="414"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5" w:author="DAVIDS  GONZALEZ" w:date="2018-10-16T11:07:00Z">
              <w:rPr>
                <w:rFonts w:ascii="Arial" w:eastAsia="Times New Roman" w:hAnsi="Arial" w:cs="Arial"/>
              </w:rPr>
            </w:rPrChange>
          </w:rPr>
          <w:t>más</w:t>
        </w:r>
        <w:r w:rsidRPr="00E65167">
          <w:rPr>
            <w:rFonts w:ascii="Times New Roman" w:eastAsia="Calibri" w:hAnsi="Times New Roman" w:cs="Arial"/>
            <w:sz w:val="24"/>
            <w:szCs w:val="24"/>
            <w:lang w:val="es-ES"/>
            <w:rPrChange w:id="416" w:author="DAVIDS  GONZALEZ" w:date="2018-10-16T11:07:00Z">
              <w:rPr>
                <w:rFonts w:ascii="Times New Roman" w:eastAsia="Times New Roman" w:hAnsi="Times New Roman" w:cs="Times New Roman"/>
              </w:rPr>
            </w:rPrChange>
          </w:rPr>
          <w:t xml:space="preserve"> populares para transporte </w:t>
        </w:r>
        <w:r w:rsidRPr="00E65167">
          <w:rPr>
            <w:rFonts w:ascii="Times New Roman" w:eastAsia="Calibri" w:hAnsi="Times New Roman" w:cs="Arial"/>
            <w:sz w:val="24"/>
            <w:szCs w:val="24"/>
            <w:lang w:val="es-ES"/>
            <w:rPrChange w:id="417" w:author="DAVIDS  GONZALEZ" w:date="2018-10-16T11:07:00Z">
              <w:rPr>
                <w:rFonts w:ascii="Arial" w:eastAsia="Times New Roman" w:hAnsi="Arial" w:cs="Arial"/>
              </w:rPr>
            </w:rPrChange>
          </w:rPr>
          <w:t>público</w:t>
        </w:r>
        <w:r w:rsidRPr="00E65167">
          <w:rPr>
            <w:rFonts w:ascii="Times New Roman" w:eastAsia="Calibri" w:hAnsi="Times New Roman" w:cs="Arial"/>
            <w:sz w:val="24"/>
            <w:szCs w:val="24"/>
            <w:lang w:val="es-ES"/>
            <w:rPrChange w:id="418"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9" w:author="DAVIDS  GONZALEZ" w:date="2018-10-16T11:07:00Z">
              <w:rPr>
                <w:rFonts w:ascii="Arial" w:eastAsia="Times New Roman" w:hAnsi="Arial" w:cs="Arial"/>
              </w:rPr>
            </w:rPrChange>
          </w:rPr>
          <w:t xml:space="preserve">NO </w:t>
        </w:r>
        <w:r w:rsidRPr="00E65167">
          <w:rPr>
            <w:rFonts w:ascii="Times New Roman" w:eastAsia="Calibri" w:hAnsi="Times New Roman" w:cs="Arial"/>
            <w:sz w:val="24"/>
            <w:szCs w:val="24"/>
            <w:lang w:val="es-ES"/>
            <w:rPrChange w:id="420" w:author="DAVIDS  GONZALEZ" w:date="2018-10-16T11:07:00Z">
              <w:rPr>
                <w:rFonts w:ascii="Times New Roman" w:eastAsia="Times New Roman" w:hAnsi="Times New Roman" w:cs="Times New Roman"/>
              </w:rPr>
            </w:rPrChange>
          </w:rPr>
          <w:t xml:space="preserve">se encuentra </w:t>
        </w:r>
        <w:r w:rsidRPr="00E65167">
          <w:rPr>
            <w:rFonts w:ascii="Times New Roman" w:eastAsia="Calibri" w:hAnsi="Times New Roman" w:cs="Arial"/>
            <w:sz w:val="24"/>
            <w:szCs w:val="24"/>
            <w:lang w:val="es-ES"/>
            <w:rPrChange w:id="421" w:author="DAVIDS  GONZALEZ" w:date="2018-10-16T11:07:00Z">
              <w:rPr>
                <w:rFonts w:ascii="Arial" w:eastAsia="Times New Roman" w:hAnsi="Arial" w:cs="Arial"/>
              </w:rPr>
            </w:rPrChange>
          </w:rPr>
          <w:t>información</w:t>
        </w:r>
        <w:r w:rsidRPr="00E65167">
          <w:rPr>
            <w:rFonts w:ascii="Times New Roman" w:eastAsia="Calibri" w:hAnsi="Times New Roman" w:cs="Arial"/>
            <w:sz w:val="24"/>
            <w:szCs w:val="24"/>
            <w:lang w:val="es-ES"/>
            <w:rPrChange w:id="422" w:author="DAVIDS  GONZALEZ" w:date="2018-10-16T11:07:00Z">
              <w:rPr>
                <w:rFonts w:ascii="Times New Roman" w:eastAsia="Times New Roman" w:hAnsi="Times New Roman" w:cs="Times New Roman"/>
              </w:rPr>
            </w:rPrChange>
          </w:rPr>
          <w:t xml:space="preserve"> de </w:t>
        </w:r>
      </w:ins>
      <w:ins w:id="423" w:author="DAVIDS  GONZALEZ" w:date="2019-01-25T17:19:00Z">
        <w:r w:rsidRPr="00E65167">
          <w:rPr>
            <w:rFonts w:ascii="Times New Roman" w:eastAsia="Calibri" w:hAnsi="Times New Roman" w:cs="Arial"/>
            <w:sz w:val="24"/>
            <w:szCs w:val="24"/>
            <w:lang w:val="es-ES"/>
          </w:rPr>
          <w:t xml:space="preserve">la Provincia de </w:t>
        </w:r>
      </w:ins>
      <w:ins w:id="424" w:author="DAVIDS  GONZALEZ" w:date="2018-10-16T11:07:00Z">
        <w:r w:rsidRPr="00E65167">
          <w:rPr>
            <w:rFonts w:ascii="Times New Roman" w:eastAsia="Calibri" w:hAnsi="Times New Roman" w:cs="Arial"/>
            <w:sz w:val="24"/>
            <w:szCs w:val="24"/>
            <w:lang w:val="es-ES"/>
            <w:rPrChange w:id="425" w:author="DAVIDS  GONZALEZ" w:date="2018-10-16T11:07:00Z">
              <w:rPr>
                <w:rFonts w:ascii="Times New Roman" w:eastAsia="Times New Roman" w:hAnsi="Times New Roman" w:cs="Times New Roman"/>
              </w:rPr>
            </w:rPrChange>
          </w:rPr>
          <w:t>Santa Elena.</w:t>
        </w:r>
      </w:ins>
    </w:p>
    <w:p w:rsidR="005D067D" w:rsidRPr="00E65167" w:rsidRDefault="005D067D" w:rsidP="00E65167">
      <w:pPr>
        <w:spacing w:after="0" w:line="360" w:lineRule="auto"/>
        <w:jc w:val="both"/>
        <w:rPr>
          <w:ins w:id="426" w:author="DAVIDS  GONZALEZ" w:date="2019-01-25T17:20:00Z"/>
          <w:rFonts w:ascii="Times New Roman" w:eastAsia="Calibri" w:hAnsi="Times New Roman" w:cs="Arial"/>
          <w:sz w:val="24"/>
          <w:szCs w:val="24"/>
          <w:lang w:val="es-ES"/>
        </w:rPr>
      </w:pPr>
    </w:p>
    <w:tbl>
      <w:tblPr>
        <w:tblStyle w:val="Tablaconcuadrcula5oscura-nfasis6"/>
        <w:tblW w:w="0" w:type="auto"/>
        <w:jc w:val="center"/>
        <w:tblLook w:val="04A0" w:firstRow="1" w:lastRow="0" w:firstColumn="1" w:lastColumn="0" w:noHBand="0" w:noVBand="1"/>
        <w:tblPrChange w:id="427" w:author="Davids Adrian Gonzalez Tigrero" w:date="2019-01-26T18:20:00Z">
          <w:tblPr>
            <w:tblStyle w:val="Tablaconcuadrcula"/>
            <w:tblW w:w="0" w:type="auto"/>
            <w:tblLook w:val="04A0" w:firstRow="1" w:lastRow="0" w:firstColumn="1" w:lastColumn="0" w:noHBand="0" w:noVBand="1"/>
          </w:tblPr>
        </w:tblPrChange>
      </w:tblPr>
      <w:tblGrid>
        <w:gridCol w:w="2734"/>
        <w:gridCol w:w="1519"/>
        <w:gridCol w:w="1559"/>
        <w:gridCol w:w="1710"/>
        <w:tblGridChange w:id="428">
          <w:tblGrid>
            <w:gridCol w:w="2194"/>
            <w:gridCol w:w="2195"/>
            <w:gridCol w:w="2195"/>
            <w:gridCol w:w="2195"/>
          </w:tblGrid>
        </w:tblGridChange>
      </w:tblGrid>
      <w:tr w:rsidR="005D067D" w:rsidTr="007E7228">
        <w:trPr>
          <w:cnfStyle w:val="100000000000" w:firstRow="1" w:lastRow="0" w:firstColumn="0" w:lastColumn="0" w:oddVBand="0" w:evenVBand="0" w:oddHBand="0" w:evenHBand="0" w:firstRowFirstColumn="0" w:firstRowLastColumn="0" w:lastRowFirstColumn="0" w:lastRowLastColumn="0"/>
          <w:jc w:val="center"/>
          <w:ins w:id="429"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tcPrChange w:id="430" w:author="Davids Adrian Gonzalez Tigrero" w:date="2019-01-26T18:20:00Z">
              <w:tcPr>
                <w:tcW w:w="2194" w:type="dxa"/>
              </w:tcPr>
            </w:tcPrChange>
          </w:tcPr>
          <w:p w:rsidR="005D067D" w:rsidRDefault="005D067D" w:rsidP="007E7228">
            <w:pPr>
              <w:pStyle w:val="Sinespaciado"/>
              <w:spacing w:line="276" w:lineRule="auto"/>
              <w:jc w:val="both"/>
              <w:cnfStyle w:val="101000000000" w:firstRow="1" w:lastRow="0" w:firstColumn="1" w:lastColumn="0" w:oddVBand="0" w:evenVBand="0" w:oddHBand="0" w:evenHBand="0" w:firstRowFirstColumn="0" w:firstRowLastColumn="0" w:lastRowFirstColumn="0" w:lastRowLastColumn="0"/>
              <w:rPr>
                <w:ins w:id="431" w:author="DAVIDS  GONZALEZ" w:date="2019-01-25T17:21:00Z"/>
                <w:rFonts w:ascii="Arial" w:hAnsi="Arial" w:cs="Arial"/>
                <w:sz w:val="24"/>
                <w:szCs w:val="24"/>
              </w:rPr>
            </w:pPr>
          </w:p>
        </w:tc>
        <w:tc>
          <w:tcPr>
            <w:tcW w:w="1519" w:type="dxa"/>
            <w:tcPrChange w:id="432"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3" w:author="DAVIDS  GONZALEZ" w:date="2019-01-25T17:21:00Z"/>
                <w:rFonts w:ascii="Arial" w:hAnsi="Arial" w:cs="Arial"/>
                <w:b w:val="0"/>
                <w:sz w:val="24"/>
                <w:szCs w:val="24"/>
                <w:rPrChange w:id="434" w:author="DAVIDS  GONZALEZ" w:date="2019-01-25T17:24:00Z">
                  <w:rPr>
                    <w:ins w:id="435" w:author="DAVIDS  GONZALEZ" w:date="2019-01-25T17:21:00Z"/>
                    <w:rFonts w:ascii="Arial" w:hAnsi="Arial" w:cs="Arial"/>
                    <w:sz w:val="24"/>
                    <w:szCs w:val="24"/>
                  </w:rPr>
                </w:rPrChange>
              </w:rPr>
              <w:pPrChange w:id="436"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37" w:author="DAVIDS  GONZALEZ" w:date="2019-01-25T17:21:00Z">
              <w:r w:rsidRPr="005014F3">
                <w:rPr>
                  <w:rFonts w:ascii="Arial" w:hAnsi="Arial" w:cs="Arial"/>
                  <w:sz w:val="24"/>
                  <w:szCs w:val="24"/>
                </w:rPr>
                <w:t>MOOVIT</w:t>
              </w:r>
            </w:ins>
          </w:p>
        </w:tc>
        <w:tc>
          <w:tcPr>
            <w:tcW w:w="1559" w:type="dxa"/>
            <w:tcPrChange w:id="438"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9" w:author="DAVIDS  GONZALEZ" w:date="2019-01-25T17:21:00Z"/>
                <w:rFonts w:ascii="Arial" w:hAnsi="Arial" w:cs="Arial"/>
                <w:b w:val="0"/>
                <w:sz w:val="24"/>
                <w:szCs w:val="24"/>
                <w:rPrChange w:id="440" w:author="DAVIDS  GONZALEZ" w:date="2019-01-25T17:24:00Z">
                  <w:rPr>
                    <w:ins w:id="441" w:author="DAVIDS  GONZALEZ" w:date="2019-01-25T17:21:00Z"/>
                    <w:rFonts w:ascii="Arial" w:hAnsi="Arial" w:cs="Arial"/>
                    <w:sz w:val="24"/>
                    <w:szCs w:val="24"/>
                  </w:rPr>
                </w:rPrChange>
              </w:rPr>
              <w:pPrChange w:id="442"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3" w:author="DAVIDS  GONZALEZ" w:date="2019-01-25T17:21:00Z">
              <w:r w:rsidRPr="005014F3">
                <w:rPr>
                  <w:rFonts w:ascii="Arial" w:hAnsi="Arial" w:cs="Arial"/>
                  <w:sz w:val="24"/>
                  <w:szCs w:val="24"/>
                </w:rPr>
                <w:t>GOOGLE MAPS</w:t>
              </w:r>
            </w:ins>
          </w:p>
        </w:tc>
        <w:tc>
          <w:tcPr>
            <w:tcW w:w="1710" w:type="dxa"/>
            <w:tcPrChange w:id="444"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45" w:author="DAVIDS  GONZALEZ" w:date="2019-01-25T17:21:00Z"/>
                <w:rFonts w:ascii="Arial" w:hAnsi="Arial" w:cs="Arial"/>
                <w:b w:val="0"/>
                <w:sz w:val="24"/>
                <w:szCs w:val="24"/>
                <w:rPrChange w:id="446" w:author="DAVIDS  GONZALEZ" w:date="2019-01-25T17:24:00Z">
                  <w:rPr>
                    <w:ins w:id="447" w:author="DAVIDS  GONZALEZ" w:date="2019-01-25T17:21:00Z"/>
                    <w:rFonts w:ascii="Arial" w:hAnsi="Arial" w:cs="Arial"/>
                    <w:sz w:val="24"/>
                    <w:szCs w:val="24"/>
                  </w:rPr>
                </w:rPrChange>
              </w:rPr>
              <w:pPrChange w:id="448"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9" w:author="DAVIDS  GONZALEZ" w:date="2019-01-25T17:21:00Z">
              <w:r w:rsidRPr="005014F3">
                <w:rPr>
                  <w:rFonts w:ascii="Arial" w:hAnsi="Arial" w:cs="Arial"/>
                  <w:sz w:val="24"/>
                  <w:szCs w:val="24"/>
                </w:rPr>
                <w:t>PROPUESTA</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5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52" w:author="DAVIDS  GONZALEZ" w:date="2019-01-25T17:21:00Z"/>
                <w:rFonts w:ascii="Arial" w:hAnsi="Arial" w:cs="Arial"/>
                <w:b w:val="0"/>
                <w:sz w:val="24"/>
                <w:szCs w:val="24"/>
                <w:rPrChange w:id="453" w:author="DAVIDS  GONZALEZ" w:date="2019-01-25T17:24:00Z">
                  <w:rPr>
                    <w:ins w:id="454" w:author="DAVIDS  GONZALEZ" w:date="2019-01-25T17:21:00Z"/>
                    <w:rFonts w:ascii="Arial" w:hAnsi="Arial" w:cs="Arial"/>
                    <w:sz w:val="24"/>
                    <w:szCs w:val="24"/>
                  </w:rPr>
                </w:rPrChange>
              </w:rPr>
              <w:pPrChange w:id="45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56" w:author="DAVIDS  GONZALEZ" w:date="2019-01-25T17:21:00Z">
              <w:r w:rsidRPr="005014F3">
                <w:rPr>
                  <w:rFonts w:ascii="Arial" w:hAnsi="Arial" w:cs="Arial"/>
                  <w:sz w:val="24"/>
                  <w:szCs w:val="24"/>
                </w:rPr>
                <w:t>Ver información sobre sitios, calles</w:t>
              </w:r>
            </w:ins>
            <w:ins w:id="457" w:author="DAVIDS  GONZALEZ" w:date="2019-01-25T17:23:00Z">
              <w:r w:rsidRPr="005014F3">
                <w:rPr>
                  <w:rFonts w:ascii="Arial" w:hAnsi="Arial" w:cs="Arial"/>
                  <w:sz w:val="24"/>
                  <w:szCs w:val="24"/>
                </w:rPr>
                <w:t>.</w:t>
              </w:r>
            </w:ins>
          </w:p>
        </w:tc>
        <w:tc>
          <w:tcPr>
            <w:tcW w:w="1519" w:type="dxa"/>
            <w:vAlign w:val="center"/>
            <w:tcPrChange w:id="45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59" w:author="DAVIDS  GONZALEZ" w:date="2019-01-25T17:21:00Z"/>
                <w:rFonts w:ascii="Arial" w:hAnsi="Arial" w:cs="Arial"/>
                <w:sz w:val="24"/>
                <w:szCs w:val="24"/>
              </w:rPr>
              <w:pPrChange w:id="46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1" w:author="DAVIDS  GONZALEZ" w:date="2019-01-25T17:39:00Z">
              <w:r w:rsidRPr="009E4FE0">
                <w:rPr>
                  <w:rFonts w:ascii="Yu Mincho" w:eastAsia="Yu Mincho" w:hAnsi="Yu Mincho" w:cs="Arial"/>
                  <w:sz w:val="48"/>
                  <w:szCs w:val="24"/>
                  <w:rPrChange w:id="462" w:author="DAVIDS  GONZALEZ" w:date="2019-01-25T17:39:00Z">
                    <w:rPr>
                      <w:rFonts w:ascii="Yu Mincho" w:eastAsia="Yu Mincho" w:hAnsi="Yu Mincho" w:cs="Arial"/>
                      <w:sz w:val="24"/>
                      <w:szCs w:val="24"/>
                    </w:rPr>
                  </w:rPrChange>
                </w:rPr>
                <w:t>✓</w:t>
              </w:r>
            </w:ins>
          </w:p>
        </w:tc>
        <w:tc>
          <w:tcPr>
            <w:tcW w:w="1559" w:type="dxa"/>
            <w:vAlign w:val="center"/>
            <w:tcPrChange w:id="46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4" w:author="DAVIDS  GONZALEZ" w:date="2019-01-25T17:21:00Z"/>
                <w:rFonts w:ascii="Arial" w:hAnsi="Arial" w:cs="Arial"/>
                <w:sz w:val="24"/>
                <w:szCs w:val="24"/>
              </w:rPr>
              <w:pPrChange w:id="46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6" w:author="DAVIDS  GONZALEZ" w:date="2019-01-25T17:39:00Z">
              <w:r w:rsidRPr="00452DFA">
                <w:rPr>
                  <w:rFonts w:ascii="Yu Mincho" w:eastAsia="Yu Mincho" w:hAnsi="Yu Mincho" w:cs="Arial" w:hint="eastAsia"/>
                  <w:sz w:val="48"/>
                  <w:szCs w:val="24"/>
                </w:rPr>
                <w:t>✓</w:t>
              </w:r>
            </w:ins>
          </w:p>
        </w:tc>
        <w:tc>
          <w:tcPr>
            <w:tcW w:w="1710" w:type="dxa"/>
            <w:vAlign w:val="center"/>
            <w:tcPrChange w:id="46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8" w:author="DAVIDS  GONZALEZ" w:date="2019-01-25T17:21:00Z"/>
                <w:rFonts w:ascii="Arial" w:hAnsi="Arial" w:cs="Arial"/>
                <w:sz w:val="24"/>
                <w:szCs w:val="24"/>
              </w:rPr>
              <w:pPrChange w:id="46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70" w:author="DAVIDS  GONZALEZ" w:date="2019-01-25T17:39:00Z">
              <w:r w:rsidRPr="00452DFA">
                <w:rPr>
                  <w:rFonts w:ascii="Yu Mincho" w:eastAsia="Yu Mincho" w:hAnsi="Yu Mincho" w:cs="Arial" w:hint="eastAsia"/>
                  <w:sz w:val="48"/>
                  <w:szCs w:val="24"/>
                </w:rPr>
                <w:t>✓</w:t>
              </w:r>
            </w:ins>
          </w:p>
        </w:tc>
      </w:tr>
      <w:tr w:rsidR="005D067D" w:rsidTr="007E7228">
        <w:trPr>
          <w:jc w:val="center"/>
          <w:ins w:id="47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72" w:author="Davids Adrian Gonzalez Tigrero" w:date="2019-01-26T18:21:00Z">
              <w:tcPr>
                <w:tcW w:w="2194" w:type="dxa"/>
              </w:tcPr>
            </w:tcPrChange>
          </w:tcPr>
          <w:p w:rsidR="005D067D" w:rsidRPr="005014F3" w:rsidRDefault="005D067D">
            <w:pPr>
              <w:pStyle w:val="Sinespaciado"/>
              <w:rPr>
                <w:ins w:id="473" w:author="DAVIDS  GONZALEZ" w:date="2019-01-25T17:21:00Z"/>
                <w:rFonts w:ascii="Arial" w:hAnsi="Arial" w:cs="Arial"/>
                <w:b w:val="0"/>
                <w:sz w:val="24"/>
                <w:szCs w:val="24"/>
                <w:rPrChange w:id="474" w:author="DAVIDS  GONZALEZ" w:date="2019-01-25T17:24:00Z">
                  <w:rPr>
                    <w:ins w:id="475" w:author="DAVIDS  GONZALEZ" w:date="2019-01-25T17:21:00Z"/>
                    <w:rFonts w:ascii="Arial" w:hAnsi="Arial" w:cs="Arial"/>
                    <w:sz w:val="24"/>
                    <w:szCs w:val="24"/>
                  </w:rPr>
                </w:rPrChange>
              </w:rPr>
              <w:pPrChange w:id="476" w:author="Davids Adrian Gonzalez Tigrero" w:date="2019-01-26T18:21:00Z">
                <w:pPr>
                  <w:pStyle w:val="Sinespaciado"/>
                  <w:spacing w:line="276" w:lineRule="auto"/>
                  <w:jc w:val="both"/>
                </w:pPr>
              </w:pPrChange>
            </w:pPr>
            <w:ins w:id="477" w:author="DAVIDS  GONZALEZ" w:date="2019-01-25T17:21:00Z">
              <w:r w:rsidRPr="005014F3">
                <w:rPr>
                  <w:rFonts w:ascii="Arial" w:hAnsi="Arial" w:cs="Arial"/>
                  <w:sz w:val="24"/>
                  <w:szCs w:val="24"/>
                </w:rPr>
                <w:t>Sugerencia de</w:t>
              </w:r>
            </w:ins>
            <w:ins w:id="478" w:author="DAVIDS  GONZALEZ" w:date="2019-01-25T17:22:00Z">
              <w:r w:rsidRPr="005014F3">
                <w:rPr>
                  <w:rFonts w:ascii="Arial" w:hAnsi="Arial" w:cs="Arial"/>
                  <w:sz w:val="24"/>
                  <w:szCs w:val="24"/>
                </w:rPr>
                <w:t xml:space="preserve"> lugares (Texto Predictivo).</w:t>
              </w:r>
            </w:ins>
          </w:p>
        </w:tc>
        <w:tc>
          <w:tcPr>
            <w:tcW w:w="1519" w:type="dxa"/>
            <w:vAlign w:val="center"/>
            <w:tcPrChange w:id="479"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0" w:author="DAVIDS  GONZALEZ" w:date="2019-01-25T17:21:00Z"/>
                <w:rFonts w:ascii="Arial" w:hAnsi="Arial" w:cs="Arial"/>
                <w:sz w:val="24"/>
                <w:szCs w:val="24"/>
              </w:rPr>
              <w:pPrChange w:id="481"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2" w:author="DAVIDS  GONZALEZ" w:date="2019-01-25T17:39:00Z">
              <w:r w:rsidRPr="00452DFA">
                <w:rPr>
                  <w:rFonts w:ascii="Yu Mincho" w:eastAsia="Yu Mincho" w:hAnsi="Yu Mincho" w:cs="Arial" w:hint="eastAsia"/>
                  <w:sz w:val="48"/>
                  <w:szCs w:val="24"/>
                </w:rPr>
                <w:t>✓</w:t>
              </w:r>
            </w:ins>
          </w:p>
        </w:tc>
        <w:tc>
          <w:tcPr>
            <w:tcW w:w="1559" w:type="dxa"/>
            <w:vAlign w:val="center"/>
            <w:tcPrChange w:id="483"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4" w:author="DAVIDS  GONZALEZ" w:date="2019-01-25T17:21:00Z"/>
                <w:rFonts w:ascii="Arial" w:hAnsi="Arial" w:cs="Arial"/>
                <w:sz w:val="24"/>
                <w:szCs w:val="24"/>
              </w:rPr>
              <w:pPrChange w:id="485"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6" w:author="DAVIDS  GONZALEZ" w:date="2019-01-25T17:39:00Z">
              <w:r w:rsidRPr="00452DFA">
                <w:rPr>
                  <w:rFonts w:ascii="Yu Mincho" w:eastAsia="Yu Mincho" w:hAnsi="Yu Mincho" w:cs="Arial" w:hint="eastAsia"/>
                  <w:sz w:val="48"/>
                  <w:szCs w:val="24"/>
                </w:rPr>
                <w:t>✓</w:t>
              </w:r>
            </w:ins>
          </w:p>
        </w:tc>
        <w:tc>
          <w:tcPr>
            <w:tcW w:w="1710" w:type="dxa"/>
            <w:vAlign w:val="center"/>
            <w:tcPrChange w:id="48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8" w:author="DAVIDS  GONZALEZ" w:date="2019-01-25T17:21:00Z"/>
                <w:rFonts w:ascii="Arial" w:hAnsi="Arial" w:cs="Arial"/>
                <w:sz w:val="24"/>
                <w:szCs w:val="24"/>
              </w:rPr>
              <w:pPrChange w:id="48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90"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9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92"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93" w:author="DAVIDS  GONZALEZ" w:date="2019-01-25T17:21:00Z"/>
                <w:rFonts w:ascii="Arial" w:hAnsi="Arial" w:cs="Arial"/>
                <w:b w:val="0"/>
                <w:sz w:val="24"/>
                <w:szCs w:val="24"/>
                <w:rPrChange w:id="494" w:author="DAVIDS  GONZALEZ" w:date="2019-01-25T17:24:00Z">
                  <w:rPr>
                    <w:ins w:id="495" w:author="DAVIDS  GONZALEZ" w:date="2019-01-25T17:21:00Z"/>
                    <w:rFonts w:ascii="Arial" w:hAnsi="Arial" w:cs="Arial"/>
                    <w:sz w:val="24"/>
                    <w:szCs w:val="24"/>
                  </w:rPr>
                </w:rPrChange>
              </w:rPr>
              <w:pPrChange w:id="496"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97" w:author="DAVIDS  GONZALEZ" w:date="2019-01-25T17:22:00Z">
              <w:r w:rsidRPr="005014F3">
                <w:rPr>
                  <w:rFonts w:ascii="Arial" w:hAnsi="Arial" w:cs="Arial"/>
                  <w:sz w:val="24"/>
                  <w:szCs w:val="24"/>
                </w:rPr>
                <w:t>Líneas de Transporte para Santa Elena.</w:t>
              </w:r>
            </w:ins>
          </w:p>
        </w:tc>
        <w:tc>
          <w:tcPr>
            <w:tcW w:w="1519" w:type="dxa"/>
            <w:vAlign w:val="center"/>
            <w:tcPrChange w:id="498" w:author="Davids Adrian Gonzalez Tigrero" w:date="2019-01-26T18:21:00Z">
              <w:tcPr>
                <w:tcW w:w="2195" w:type="dxa"/>
              </w:tcPr>
            </w:tcPrChange>
          </w:tcPr>
          <w:p w:rsidR="005D067D" w:rsidRPr="009E4FE0"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99" w:author="DAVIDS  GONZALEZ" w:date="2019-01-25T17:21:00Z"/>
                <w:rFonts w:ascii="Arial" w:hAnsi="Arial" w:cs="Arial"/>
                <w:sz w:val="24"/>
                <w:szCs w:val="24"/>
              </w:rPr>
              <w:pPrChange w:id="50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1" w:author="DAVIDS  GONZALEZ" w:date="2019-01-25T17:46:00Z">
              <w:r w:rsidRPr="009E4FE0">
                <w:rPr>
                  <w:rFonts w:ascii="Lucida Handwriting" w:hAnsi="Lucida Handwriting" w:cs="Arial"/>
                  <w:sz w:val="40"/>
                  <w:szCs w:val="24"/>
                  <w:rPrChange w:id="502" w:author="DAVIDS  GONZALEZ" w:date="2019-01-25T17:46:00Z">
                    <w:rPr>
                      <w:rFonts w:ascii="Lucida Handwriting" w:hAnsi="Lucida Handwriting" w:cs="Arial"/>
                      <w:sz w:val="24"/>
                      <w:szCs w:val="24"/>
                    </w:rPr>
                  </w:rPrChange>
                </w:rPr>
                <w:t>X</w:t>
              </w:r>
            </w:ins>
          </w:p>
        </w:tc>
        <w:tc>
          <w:tcPr>
            <w:tcW w:w="1559" w:type="dxa"/>
            <w:vAlign w:val="center"/>
            <w:tcPrChange w:id="50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4" w:author="DAVIDS  GONZALEZ" w:date="2019-01-25T17:21:00Z"/>
                <w:rFonts w:ascii="Arial" w:hAnsi="Arial" w:cs="Arial"/>
                <w:sz w:val="24"/>
                <w:szCs w:val="24"/>
              </w:rPr>
              <w:pPrChange w:id="50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6" w:author="DAVIDS  GONZALEZ" w:date="2019-01-25T17:46:00Z">
              <w:r w:rsidRPr="00452DFA">
                <w:rPr>
                  <w:rFonts w:ascii="Lucida Handwriting" w:hAnsi="Lucida Handwriting" w:cs="Arial"/>
                  <w:sz w:val="40"/>
                  <w:szCs w:val="24"/>
                </w:rPr>
                <w:t>X</w:t>
              </w:r>
            </w:ins>
          </w:p>
        </w:tc>
        <w:tc>
          <w:tcPr>
            <w:tcW w:w="1710" w:type="dxa"/>
            <w:vAlign w:val="center"/>
            <w:tcPrChange w:id="50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8" w:author="DAVIDS  GONZALEZ" w:date="2019-01-25T17:21:00Z"/>
                <w:rFonts w:ascii="Arial" w:hAnsi="Arial" w:cs="Arial"/>
                <w:sz w:val="24"/>
                <w:szCs w:val="24"/>
              </w:rPr>
              <w:pPrChange w:id="50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10" w:author="DAVIDS  GONZALEZ" w:date="2019-01-25T17:39:00Z">
              <w:r w:rsidRPr="00452DFA">
                <w:rPr>
                  <w:rFonts w:ascii="Yu Mincho" w:eastAsia="Yu Mincho" w:hAnsi="Yu Mincho" w:cs="Arial" w:hint="eastAsia"/>
                  <w:sz w:val="48"/>
                  <w:szCs w:val="24"/>
                </w:rPr>
                <w:t>✓</w:t>
              </w:r>
            </w:ins>
          </w:p>
        </w:tc>
      </w:tr>
      <w:tr w:rsidR="005D067D" w:rsidTr="007E7228">
        <w:trPr>
          <w:jc w:val="center"/>
          <w:ins w:id="51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12" w:author="Davids Adrian Gonzalez Tigrero" w:date="2019-01-26T18:21:00Z">
              <w:tcPr>
                <w:tcW w:w="2194" w:type="dxa"/>
              </w:tcPr>
            </w:tcPrChange>
          </w:tcPr>
          <w:p w:rsidR="005D067D" w:rsidRPr="005014F3" w:rsidRDefault="005D067D">
            <w:pPr>
              <w:pStyle w:val="Sinespaciado"/>
              <w:rPr>
                <w:ins w:id="513" w:author="DAVIDS  GONZALEZ" w:date="2019-01-25T17:21:00Z"/>
                <w:rFonts w:ascii="Arial" w:hAnsi="Arial" w:cs="Arial"/>
                <w:b w:val="0"/>
                <w:sz w:val="24"/>
                <w:szCs w:val="24"/>
                <w:rPrChange w:id="514" w:author="DAVIDS  GONZALEZ" w:date="2019-01-25T17:24:00Z">
                  <w:rPr>
                    <w:ins w:id="515" w:author="DAVIDS  GONZALEZ" w:date="2019-01-25T17:21:00Z"/>
                    <w:rFonts w:ascii="Arial" w:hAnsi="Arial" w:cs="Arial"/>
                    <w:sz w:val="24"/>
                    <w:szCs w:val="24"/>
                  </w:rPr>
                </w:rPrChange>
              </w:rPr>
              <w:pPrChange w:id="516" w:author="Davids Adrian Gonzalez Tigrero" w:date="2019-01-26T18:21:00Z">
                <w:pPr>
                  <w:pStyle w:val="Sinespaciado"/>
                  <w:spacing w:line="276" w:lineRule="auto"/>
                  <w:jc w:val="both"/>
                </w:pPr>
              </w:pPrChange>
            </w:pPr>
            <w:ins w:id="517" w:author="DAVIDS  GONZALEZ" w:date="2019-01-25T17:22:00Z">
              <w:r w:rsidRPr="005014F3">
                <w:rPr>
                  <w:rFonts w:ascii="Arial" w:hAnsi="Arial" w:cs="Arial"/>
                  <w:sz w:val="24"/>
                  <w:szCs w:val="24"/>
                </w:rPr>
                <w:t>Ubicación Actual.</w:t>
              </w:r>
            </w:ins>
          </w:p>
        </w:tc>
        <w:tc>
          <w:tcPr>
            <w:tcW w:w="1519" w:type="dxa"/>
            <w:vAlign w:val="center"/>
            <w:tcPrChange w:id="518"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19" w:author="DAVIDS  GONZALEZ" w:date="2019-01-25T17:21:00Z"/>
                <w:rFonts w:ascii="Arial" w:hAnsi="Arial" w:cs="Arial"/>
                <w:sz w:val="24"/>
                <w:szCs w:val="24"/>
              </w:rPr>
              <w:pPrChange w:id="520"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1" w:author="DAVIDS  GONZALEZ" w:date="2019-01-25T17:39:00Z">
              <w:r w:rsidRPr="00452DFA">
                <w:rPr>
                  <w:rFonts w:ascii="Yu Mincho" w:eastAsia="Yu Mincho" w:hAnsi="Yu Mincho" w:cs="Arial" w:hint="eastAsia"/>
                  <w:sz w:val="48"/>
                  <w:szCs w:val="24"/>
                </w:rPr>
                <w:t>✓</w:t>
              </w:r>
            </w:ins>
          </w:p>
        </w:tc>
        <w:tc>
          <w:tcPr>
            <w:tcW w:w="1559" w:type="dxa"/>
            <w:vAlign w:val="center"/>
            <w:tcPrChange w:id="522"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3" w:author="DAVIDS  GONZALEZ" w:date="2019-01-25T17:21:00Z"/>
                <w:rFonts w:ascii="Arial" w:hAnsi="Arial" w:cs="Arial"/>
                <w:sz w:val="24"/>
                <w:szCs w:val="24"/>
              </w:rPr>
              <w:pPrChange w:id="524"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5" w:author="DAVIDS  GONZALEZ" w:date="2019-01-25T17:39:00Z">
              <w:r w:rsidRPr="00452DFA">
                <w:rPr>
                  <w:rFonts w:ascii="Yu Mincho" w:eastAsia="Yu Mincho" w:hAnsi="Yu Mincho" w:cs="Arial" w:hint="eastAsia"/>
                  <w:sz w:val="48"/>
                  <w:szCs w:val="24"/>
                </w:rPr>
                <w:t>✓</w:t>
              </w:r>
            </w:ins>
          </w:p>
        </w:tc>
        <w:tc>
          <w:tcPr>
            <w:tcW w:w="1710" w:type="dxa"/>
            <w:vAlign w:val="center"/>
            <w:tcPrChange w:id="526"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7" w:author="DAVIDS  GONZALEZ" w:date="2019-01-25T17:21:00Z"/>
                <w:rFonts w:ascii="Arial" w:hAnsi="Arial" w:cs="Arial"/>
                <w:sz w:val="24"/>
                <w:szCs w:val="24"/>
              </w:rPr>
              <w:pPrChange w:id="528"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9"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53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3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532" w:author="DAVIDS  GONZALEZ" w:date="2019-01-25T17:21:00Z"/>
                <w:rFonts w:ascii="Arial" w:hAnsi="Arial" w:cs="Arial"/>
                <w:b w:val="0"/>
                <w:sz w:val="24"/>
                <w:szCs w:val="24"/>
                <w:rPrChange w:id="533" w:author="DAVIDS  GONZALEZ" w:date="2019-01-25T17:24:00Z">
                  <w:rPr>
                    <w:ins w:id="534" w:author="DAVIDS  GONZALEZ" w:date="2019-01-25T17:21:00Z"/>
                    <w:rFonts w:ascii="Arial" w:hAnsi="Arial" w:cs="Arial"/>
                    <w:sz w:val="24"/>
                    <w:szCs w:val="24"/>
                  </w:rPr>
                </w:rPrChange>
              </w:rPr>
              <w:pPrChange w:id="53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536" w:author="DAVIDS  GONZALEZ" w:date="2019-01-25T17:23:00Z">
              <w:r w:rsidRPr="005014F3">
                <w:rPr>
                  <w:rFonts w:ascii="Arial" w:hAnsi="Arial" w:cs="Arial"/>
                  <w:sz w:val="24"/>
                  <w:szCs w:val="24"/>
                </w:rPr>
                <w:lastRenderedPageBreak/>
                <w:t>Ruta sugerida a pie, desde el</w:t>
              </w:r>
            </w:ins>
            <w:ins w:id="537" w:author="DAVIDS  GONZALEZ" w:date="2019-01-25T17:24:00Z">
              <w:r w:rsidRPr="005014F3">
                <w:rPr>
                  <w:rFonts w:ascii="Arial" w:hAnsi="Arial" w:cs="Arial"/>
                  <w:sz w:val="24"/>
                  <w:szCs w:val="24"/>
                </w:rPr>
                <w:t xml:space="preserve"> punto A hasta la ruta del bus. (Viceversa)</w:t>
              </w:r>
            </w:ins>
          </w:p>
        </w:tc>
        <w:tc>
          <w:tcPr>
            <w:tcW w:w="1519" w:type="dxa"/>
            <w:vAlign w:val="center"/>
            <w:tcPrChange w:id="53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39" w:author="DAVIDS  GONZALEZ" w:date="2019-01-25T17:21:00Z"/>
                <w:rFonts w:ascii="Arial" w:hAnsi="Arial" w:cs="Arial"/>
                <w:sz w:val="24"/>
                <w:szCs w:val="24"/>
              </w:rPr>
              <w:pPrChange w:id="54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1" w:author="DAVIDS  GONZALEZ" w:date="2019-01-25T17:40:00Z">
              <w:r w:rsidRPr="00452DFA">
                <w:rPr>
                  <w:rFonts w:ascii="Yu Mincho" w:eastAsia="Yu Mincho" w:hAnsi="Yu Mincho" w:cs="Arial" w:hint="eastAsia"/>
                  <w:sz w:val="48"/>
                  <w:szCs w:val="24"/>
                </w:rPr>
                <w:t>✓</w:t>
              </w:r>
            </w:ins>
          </w:p>
        </w:tc>
        <w:tc>
          <w:tcPr>
            <w:tcW w:w="1559" w:type="dxa"/>
            <w:vAlign w:val="center"/>
            <w:tcPrChange w:id="542"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3" w:author="DAVIDS  GONZALEZ" w:date="2019-01-25T17:21:00Z"/>
                <w:rFonts w:ascii="Arial" w:hAnsi="Arial" w:cs="Arial"/>
                <w:sz w:val="24"/>
                <w:szCs w:val="24"/>
              </w:rPr>
              <w:pPrChange w:id="544"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5" w:author="DAVIDS  GONZALEZ" w:date="2019-01-25T17:40:00Z">
              <w:r w:rsidRPr="00452DFA">
                <w:rPr>
                  <w:rFonts w:ascii="Yu Mincho" w:eastAsia="Yu Mincho" w:hAnsi="Yu Mincho" w:cs="Arial" w:hint="eastAsia"/>
                  <w:sz w:val="48"/>
                  <w:szCs w:val="24"/>
                </w:rPr>
                <w:t>✓</w:t>
              </w:r>
            </w:ins>
          </w:p>
        </w:tc>
        <w:tc>
          <w:tcPr>
            <w:tcW w:w="1710" w:type="dxa"/>
            <w:vAlign w:val="center"/>
            <w:tcPrChange w:id="546"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7" w:author="DAVIDS  GONZALEZ" w:date="2019-01-25T17:21:00Z"/>
                <w:rFonts w:ascii="Arial" w:hAnsi="Arial" w:cs="Arial"/>
                <w:sz w:val="24"/>
                <w:szCs w:val="24"/>
              </w:rPr>
              <w:pPrChange w:id="548"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9" w:author="DAVIDS  GONZALEZ" w:date="2019-01-25T17:40:00Z">
              <w:r w:rsidRPr="00452DFA">
                <w:rPr>
                  <w:rFonts w:ascii="Yu Mincho" w:eastAsia="Yu Mincho" w:hAnsi="Yu Mincho" w:cs="Arial" w:hint="eastAsia"/>
                  <w:sz w:val="48"/>
                  <w:szCs w:val="24"/>
                </w:rPr>
                <w:t>✓</w:t>
              </w:r>
            </w:ins>
          </w:p>
        </w:tc>
      </w:tr>
      <w:tr w:rsidR="005D067D" w:rsidTr="007E7228">
        <w:trPr>
          <w:jc w:val="center"/>
          <w:ins w:id="5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51" w:author="Davids Adrian Gonzalez Tigrero" w:date="2019-01-26T18:21:00Z">
              <w:tcPr>
                <w:tcW w:w="2194" w:type="dxa"/>
              </w:tcPr>
            </w:tcPrChange>
          </w:tcPr>
          <w:p w:rsidR="005D067D" w:rsidRPr="005014F3" w:rsidRDefault="005D067D">
            <w:pPr>
              <w:pStyle w:val="Sinespaciado"/>
              <w:rPr>
                <w:ins w:id="552" w:author="DAVIDS  GONZALEZ" w:date="2019-01-25T17:21:00Z"/>
                <w:rFonts w:ascii="Arial" w:hAnsi="Arial" w:cs="Arial"/>
                <w:b w:val="0"/>
                <w:sz w:val="24"/>
                <w:szCs w:val="24"/>
                <w:rPrChange w:id="553" w:author="DAVIDS  GONZALEZ" w:date="2019-01-25T17:24:00Z">
                  <w:rPr>
                    <w:ins w:id="554" w:author="DAVIDS  GONZALEZ" w:date="2019-01-25T17:21:00Z"/>
                    <w:rFonts w:ascii="Arial" w:hAnsi="Arial" w:cs="Arial"/>
                    <w:sz w:val="24"/>
                    <w:szCs w:val="24"/>
                  </w:rPr>
                </w:rPrChange>
              </w:rPr>
              <w:pPrChange w:id="555" w:author="Davids Adrian Gonzalez Tigrero" w:date="2019-01-26T18:21:00Z">
                <w:pPr>
                  <w:pStyle w:val="Sinespaciado"/>
                  <w:spacing w:line="276" w:lineRule="auto"/>
                  <w:jc w:val="both"/>
                </w:pPr>
              </w:pPrChange>
            </w:pPr>
            <w:ins w:id="556" w:author="DAVIDS  GONZALEZ" w:date="2019-01-25T17:24:00Z">
              <w:r w:rsidRPr="005014F3">
                <w:rPr>
                  <w:rFonts w:ascii="Arial" w:hAnsi="Arial" w:cs="Arial"/>
                  <w:sz w:val="24"/>
                  <w:szCs w:val="24"/>
                </w:rPr>
                <w:t>Ver llegada del Bus en Santa Elena.</w:t>
              </w:r>
            </w:ins>
          </w:p>
        </w:tc>
        <w:tc>
          <w:tcPr>
            <w:tcW w:w="1519" w:type="dxa"/>
            <w:vAlign w:val="center"/>
            <w:tcPrChange w:id="55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58" w:author="DAVIDS  GONZALEZ" w:date="2019-01-25T17:21:00Z"/>
                <w:rFonts w:ascii="Arial" w:hAnsi="Arial" w:cs="Arial"/>
                <w:sz w:val="24"/>
                <w:szCs w:val="24"/>
              </w:rPr>
              <w:pPrChange w:id="55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0" w:author="DAVIDS  GONZALEZ" w:date="2019-01-25T17:46:00Z">
              <w:r w:rsidRPr="00452DFA">
                <w:rPr>
                  <w:rFonts w:ascii="Lucida Handwriting" w:hAnsi="Lucida Handwriting" w:cs="Arial"/>
                  <w:sz w:val="40"/>
                  <w:szCs w:val="24"/>
                </w:rPr>
                <w:t>X</w:t>
              </w:r>
            </w:ins>
          </w:p>
        </w:tc>
        <w:tc>
          <w:tcPr>
            <w:tcW w:w="1559" w:type="dxa"/>
            <w:vAlign w:val="center"/>
            <w:tcPrChange w:id="561"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62" w:author="DAVIDS  GONZALEZ" w:date="2019-01-25T17:21:00Z"/>
                <w:rFonts w:ascii="Arial" w:hAnsi="Arial" w:cs="Arial"/>
                <w:sz w:val="24"/>
                <w:szCs w:val="24"/>
              </w:rPr>
              <w:pPrChange w:id="563"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4" w:author="DAVIDS  GONZALEZ" w:date="2019-01-25T17:46:00Z">
              <w:r w:rsidRPr="00452DFA">
                <w:rPr>
                  <w:rFonts w:ascii="Lucida Handwriting" w:hAnsi="Lucida Handwriting" w:cs="Arial"/>
                  <w:sz w:val="40"/>
                  <w:szCs w:val="24"/>
                </w:rPr>
                <w:t>X</w:t>
              </w:r>
            </w:ins>
          </w:p>
        </w:tc>
        <w:tc>
          <w:tcPr>
            <w:tcW w:w="1710" w:type="dxa"/>
            <w:vAlign w:val="center"/>
            <w:tcPrChange w:id="565" w:author="Davids Adrian Gonzalez Tigrero" w:date="2019-01-26T18:21:00Z">
              <w:tcPr>
                <w:tcW w:w="2195" w:type="dxa"/>
              </w:tcPr>
            </w:tcPrChange>
          </w:tcPr>
          <w:p w:rsidR="005D067D" w:rsidRDefault="005D067D">
            <w:pPr>
              <w:pStyle w:val="Sinespaciado"/>
              <w:keepNext/>
              <w:jc w:val="center"/>
              <w:cnfStyle w:val="000000000000" w:firstRow="0" w:lastRow="0" w:firstColumn="0" w:lastColumn="0" w:oddVBand="0" w:evenVBand="0" w:oddHBand="0" w:evenHBand="0" w:firstRowFirstColumn="0" w:firstRowLastColumn="0" w:lastRowFirstColumn="0" w:lastRowLastColumn="0"/>
              <w:rPr>
                <w:ins w:id="566" w:author="DAVIDS  GONZALEZ" w:date="2019-01-25T17:21:00Z"/>
                <w:rFonts w:ascii="Arial" w:hAnsi="Arial" w:cs="Arial"/>
                <w:sz w:val="24"/>
                <w:szCs w:val="24"/>
              </w:rPr>
              <w:pPrChange w:id="567"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8" w:author="DAVIDS  GONZALEZ" w:date="2019-01-25T17:40:00Z">
              <w:r w:rsidRPr="00452DFA">
                <w:rPr>
                  <w:rFonts w:ascii="Yu Mincho" w:eastAsia="Yu Mincho" w:hAnsi="Yu Mincho" w:cs="Arial" w:hint="eastAsia"/>
                  <w:sz w:val="48"/>
                  <w:szCs w:val="24"/>
                </w:rPr>
                <w:t>✓</w:t>
              </w:r>
            </w:ins>
          </w:p>
        </w:tc>
      </w:tr>
    </w:tbl>
    <w:p w:rsidR="005D067D" w:rsidRDefault="00E65167" w:rsidP="00E65167">
      <w:pPr>
        <w:pStyle w:val="Descripcin"/>
        <w:jc w:val="center"/>
        <w:rPr>
          <w:ins w:id="569" w:author="Davids Adrian Gonzalez Tigrero" w:date="2019-01-26T18:23:00Z"/>
          <w:rFonts w:ascii="Arial" w:hAnsi="Arial" w:cs="Arial"/>
        </w:rPr>
      </w:pPr>
      <w:bookmarkStart w:id="570"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570"/>
    </w:p>
    <w:p w:rsidR="005D067D" w:rsidRDefault="005D067D" w:rsidP="00E65167">
      <w:pPr>
        <w:spacing w:after="0" w:line="360" w:lineRule="auto"/>
        <w:jc w:val="both"/>
        <w:rPr>
          <w:rFonts w:ascii="Times New Roman" w:eastAsia="Calibri" w:hAnsi="Times New Roman" w:cs="Arial"/>
          <w:sz w:val="24"/>
          <w:szCs w:val="24"/>
          <w:lang w:val="es-ES"/>
        </w:rPr>
      </w:pPr>
      <w:ins w:id="571" w:author="Ivan A Sanchez Vera" w:date="2019-01-23T16:35:00Z">
        <w:del w:id="572" w:author="DAVIDS  GONZALEZ" w:date="2019-01-25T17:46:00Z">
          <w:r w:rsidRPr="00E65167" w:rsidDel="009E4FE0">
            <w:rPr>
              <w:rFonts w:ascii="Times New Roman" w:eastAsia="Calibri" w:hAnsi="Times New Roman" w:cs="Arial"/>
              <w:sz w:val="24"/>
              <w:szCs w:val="24"/>
              <w:lang w:val="es-ES"/>
            </w:rPr>
            <w:delText>Propuesta</w:delText>
          </w:r>
        </w:del>
      </w:ins>
      <w:ins w:id="573" w:author="DAVIDS  GONZALEZ" w:date="2018-10-16T11:18:00Z">
        <w:r w:rsidRPr="00E65167">
          <w:rPr>
            <w:rFonts w:ascii="Times New Roman" w:eastAsia="Calibri" w:hAnsi="Times New Roman" w:cs="Arial"/>
            <w:sz w:val="24"/>
            <w:szCs w:val="24"/>
            <w:lang w:val="es-ES"/>
          </w:rPr>
          <w:t xml:space="preserve">Se </w:t>
        </w:r>
        <w:del w:id="574" w:author="Ivan A Sanchez Vera" w:date="2019-01-23T16:37:00Z">
          <w:r w:rsidRPr="00E65167" w:rsidDel="00080BC2">
            <w:rPr>
              <w:rFonts w:ascii="Times New Roman" w:eastAsia="Calibri" w:hAnsi="Times New Roman" w:cs="Arial"/>
              <w:sz w:val="24"/>
              <w:szCs w:val="24"/>
              <w:lang w:val="es-ES"/>
            </w:rPr>
            <w:delText>pl</w:delText>
          </w:r>
        </w:del>
      </w:ins>
      <w:ins w:id="575" w:author="DAVIDS  GONZALEZ" w:date="2018-10-16T11:19:00Z">
        <w:del w:id="576" w:author="Ivan A Sanchez Vera" w:date="2019-01-23T16:37:00Z">
          <w:r w:rsidRPr="00E65167" w:rsidDel="00080BC2">
            <w:rPr>
              <w:rFonts w:ascii="Times New Roman" w:eastAsia="Calibri" w:hAnsi="Times New Roman" w:cs="Arial"/>
              <w:sz w:val="24"/>
              <w:szCs w:val="24"/>
              <w:lang w:val="es-ES"/>
            </w:rPr>
            <w:delText>antea la comparativa prevista</w:delText>
          </w:r>
        </w:del>
      </w:ins>
      <w:ins w:id="577" w:author="Ivan A Sanchez Vera" w:date="2019-01-23T16:37:00Z">
        <w:r w:rsidRPr="00E65167">
          <w:rPr>
            <w:rFonts w:ascii="Times New Roman" w:eastAsia="Calibri" w:hAnsi="Times New Roman" w:cs="Arial"/>
            <w:sz w:val="24"/>
            <w:szCs w:val="24"/>
            <w:lang w:val="es-ES"/>
          </w:rPr>
          <w:t>realizo una comparación de funcionalidades</w:t>
        </w:r>
      </w:ins>
      <w:ins w:id="578" w:author="DAVIDS  GONZALEZ" w:date="2018-10-16T11:19:00Z">
        <w:r w:rsidRPr="00E65167">
          <w:rPr>
            <w:rFonts w:ascii="Times New Roman" w:eastAsia="Calibri" w:hAnsi="Times New Roman" w:cs="Arial"/>
            <w:sz w:val="24"/>
            <w:szCs w:val="24"/>
            <w:lang w:val="es-ES"/>
          </w:rPr>
          <w:t xml:space="preserve"> (</w:t>
        </w:r>
      </w:ins>
      <w:ins w:id="579" w:author="DAVIDS  GONZALEZ" w:date="2018-10-16T11:20:00Z">
        <w:r w:rsidRPr="00E65167">
          <w:rPr>
            <w:rFonts w:ascii="Times New Roman" w:eastAsia="Calibri" w:hAnsi="Times New Roman" w:cs="Arial"/>
            <w:sz w:val="24"/>
            <w:szCs w:val="24"/>
            <w:lang w:val="es-ES"/>
          </w:rPr>
          <w:t xml:space="preserve">Ver </w:t>
        </w:r>
      </w:ins>
      <w:ins w:id="580" w:author="DAVIDS  GONZALEZ" w:date="2018-10-16T11:19:00Z">
        <w:r w:rsidRPr="00E65167">
          <w:rPr>
            <w:rFonts w:ascii="Times New Roman" w:eastAsia="Calibri" w:hAnsi="Times New Roman" w:cs="Arial"/>
            <w:sz w:val="24"/>
            <w:szCs w:val="24"/>
            <w:lang w:val="es-ES"/>
          </w:rPr>
          <w:t xml:space="preserve">Tabla </w:t>
        </w:r>
      </w:ins>
      <w:ins w:id="581" w:author="Davids Adrian Gonzalez Tigrero" w:date="2019-01-26T18:22:00Z">
        <w:r w:rsidRPr="00E65167">
          <w:rPr>
            <w:rFonts w:ascii="Times New Roman" w:eastAsia="Calibri" w:hAnsi="Times New Roman" w:cs="Arial"/>
            <w:sz w:val="24"/>
            <w:szCs w:val="24"/>
            <w:lang w:val="es-ES"/>
          </w:rPr>
          <w:t>2</w:t>
        </w:r>
      </w:ins>
      <w:ins w:id="582" w:author="DAVIDS  GONZALEZ" w:date="2018-10-16T11:19:00Z">
        <w:del w:id="583" w:author="Davids Adrian Gonzalez Tigrero" w:date="2019-01-26T18:22:00Z">
          <w:r w:rsidRPr="00E65167" w:rsidDel="00465B17">
            <w:rPr>
              <w:rFonts w:ascii="Times New Roman" w:eastAsia="Calibri" w:hAnsi="Times New Roman" w:cs="Arial"/>
              <w:sz w:val="24"/>
              <w:szCs w:val="24"/>
              <w:lang w:val="es-ES"/>
            </w:rPr>
            <w:delText>1</w:delText>
          </w:r>
        </w:del>
      </w:ins>
      <w:ins w:id="584" w:author="DAVIDS  GONZALEZ" w:date="2018-10-16T11:20:00Z">
        <w:r w:rsidRPr="00E65167">
          <w:rPr>
            <w:rFonts w:ascii="Times New Roman" w:eastAsia="Calibri" w:hAnsi="Times New Roman" w:cs="Arial"/>
            <w:sz w:val="24"/>
            <w:szCs w:val="24"/>
            <w:lang w:val="es-ES"/>
          </w:rPr>
          <w:t>)</w:t>
        </w:r>
      </w:ins>
      <w:ins w:id="585" w:author="DAVIDS  GONZALEZ" w:date="2018-10-16T11:19:00Z">
        <w:r w:rsidRPr="00E65167">
          <w:rPr>
            <w:rFonts w:ascii="Times New Roman" w:eastAsia="Calibri" w:hAnsi="Times New Roman" w:cs="Arial"/>
            <w:sz w:val="24"/>
            <w:szCs w:val="24"/>
            <w:lang w:val="es-ES"/>
          </w:rPr>
          <w:t xml:space="preserve"> entre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Google </w:t>
        </w:r>
        <w:proofErr w:type="spellStart"/>
        <w:r w:rsidRPr="00E65167">
          <w:rPr>
            <w:rFonts w:ascii="Times New Roman" w:eastAsia="Calibri" w:hAnsi="Times New Roman" w:cs="Arial"/>
            <w:sz w:val="24"/>
            <w:szCs w:val="24"/>
            <w:lang w:val="es-ES"/>
          </w:rPr>
          <w:t>Maps</w:t>
        </w:r>
        <w:proofErr w:type="spellEnd"/>
        <w:r w:rsidRPr="00E65167">
          <w:rPr>
            <w:rFonts w:ascii="Times New Roman" w:eastAsia="Calibri" w:hAnsi="Times New Roman" w:cs="Arial"/>
            <w:sz w:val="24"/>
            <w:szCs w:val="24"/>
            <w:lang w:val="es-ES"/>
          </w:rPr>
          <w:t xml:space="preserve"> y nuestra propuesta</w:t>
        </w:r>
      </w:ins>
      <w:ins w:id="586" w:author="DAVIDS  GONZALEZ" w:date="2018-10-16T11:20:00Z">
        <w:r w:rsidRPr="00E65167">
          <w:rPr>
            <w:rFonts w:ascii="Times New Roman" w:eastAsia="Calibri" w:hAnsi="Times New Roman" w:cs="Arial"/>
            <w:sz w:val="24"/>
            <w:szCs w:val="24"/>
            <w:lang w:val="es-ES"/>
          </w:rPr>
          <w:t>, debido a que estas aplicaciones e</w:t>
        </w:r>
      </w:ins>
      <w:ins w:id="587" w:author="DAVIDS  GONZALEZ" w:date="2018-10-16T11:21:00Z">
        <w:r w:rsidRPr="00E65167">
          <w:rPr>
            <w:rFonts w:ascii="Times New Roman" w:eastAsia="Calibri" w:hAnsi="Times New Roman" w:cs="Arial"/>
            <w:sz w:val="24"/>
            <w:szCs w:val="24"/>
            <w:lang w:val="es-ES"/>
          </w:rPr>
          <w:t>xistentes tienen gran alcance en la sociedad a nivel mundial</w:t>
        </w:r>
      </w:ins>
      <w:ins w:id="588" w:author="Ivan A Sanchez Vera" w:date="2019-01-23T16:38:00Z">
        <w:r w:rsidRPr="00E65167">
          <w:rPr>
            <w:rFonts w:ascii="Times New Roman" w:eastAsia="Calibri" w:hAnsi="Times New Roman" w:cs="Arial"/>
            <w:sz w:val="24"/>
            <w:szCs w:val="24"/>
            <w:lang w:val="es-ES"/>
          </w:rPr>
          <w:t>. Se observo que</w:t>
        </w:r>
      </w:ins>
      <w:ins w:id="589" w:author="DAVIDS  GONZALEZ" w:date="2018-10-16T11:22:00Z">
        <w:del w:id="590" w:author="Ivan A Sanchez Vera" w:date="2019-01-23T16:38:00Z">
          <w:r w:rsidRPr="00E65167" w:rsidDel="00080BC2">
            <w:rPr>
              <w:rFonts w:ascii="Times New Roman" w:eastAsia="Calibri" w:hAnsi="Times New Roman" w:cs="Arial"/>
              <w:sz w:val="24"/>
              <w:szCs w:val="24"/>
              <w:lang w:val="es-ES"/>
            </w:rPr>
            <w:delText>,</w:delText>
          </w:r>
        </w:del>
      </w:ins>
      <w:ins w:id="591" w:author="DAVIDS  GONZALEZ" w:date="2018-10-16T11:21:00Z">
        <w:r w:rsidRPr="00E65167">
          <w:rPr>
            <w:rFonts w:ascii="Times New Roman" w:eastAsia="Calibri" w:hAnsi="Times New Roman" w:cs="Arial"/>
            <w:sz w:val="24"/>
            <w:szCs w:val="24"/>
            <w:lang w:val="es-ES"/>
          </w:rPr>
          <w:t xml:space="preserve"> </w:t>
        </w:r>
      </w:ins>
      <w:ins w:id="592" w:author="DAVIDS  GONZALEZ" w:date="2018-10-16T11:37:00Z">
        <w:r w:rsidRPr="00E65167">
          <w:rPr>
            <w:rFonts w:ascii="Times New Roman" w:eastAsia="Calibri" w:hAnsi="Times New Roman" w:cs="Arial"/>
            <w:sz w:val="24"/>
            <w:szCs w:val="24"/>
            <w:lang w:val="es-ES"/>
          </w:rPr>
          <w:t>dichas aplicacione</w:t>
        </w:r>
      </w:ins>
      <w:ins w:id="593" w:author="DAVIDS  GONZALEZ" w:date="2018-10-16T11:38:00Z">
        <w:r w:rsidRPr="00E65167">
          <w:rPr>
            <w:rFonts w:ascii="Times New Roman" w:eastAsia="Calibri" w:hAnsi="Times New Roman" w:cs="Arial"/>
            <w:sz w:val="24"/>
            <w:szCs w:val="24"/>
            <w:lang w:val="es-ES"/>
          </w:rPr>
          <w:t xml:space="preserve">s </w:t>
        </w:r>
        <w:del w:id="594" w:author="Ivan A Sanchez Vera" w:date="2019-01-23T16:38:00Z">
          <w:r w:rsidRPr="00E65167" w:rsidDel="00080BC2">
            <w:rPr>
              <w:rFonts w:ascii="Times New Roman" w:eastAsia="Calibri" w:hAnsi="Times New Roman" w:cs="Arial"/>
              <w:sz w:val="24"/>
              <w:szCs w:val="24"/>
              <w:lang w:val="es-ES"/>
            </w:rPr>
            <w:delText>no se</w:delText>
          </w:r>
        </w:del>
      </w:ins>
      <w:ins w:id="595" w:author="DAVIDS  GONZALEZ" w:date="2018-10-16T11:37:00Z">
        <w:del w:id="596" w:author="Ivan A Sanchez Vera" w:date="2019-01-23T16:38:00Z">
          <w:r w:rsidRPr="00E65167" w:rsidDel="00080BC2">
            <w:rPr>
              <w:rFonts w:ascii="Times New Roman" w:eastAsia="Calibri" w:hAnsi="Times New Roman" w:cs="Arial"/>
              <w:sz w:val="24"/>
              <w:szCs w:val="24"/>
              <w:lang w:val="es-ES"/>
            </w:rPr>
            <w:delText xml:space="preserve"> enfoca</w:delText>
          </w:r>
        </w:del>
      </w:ins>
      <w:ins w:id="597" w:author="DAVIDS  GONZALEZ" w:date="2018-10-16T11:38:00Z">
        <w:del w:id="598" w:author="Ivan A Sanchez Vera" w:date="2019-01-23T16:38:00Z">
          <w:r w:rsidRPr="00E65167" w:rsidDel="00080BC2">
            <w:rPr>
              <w:rFonts w:ascii="Times New Roman" w:eastAsia="Calibri" w:hAnsi="Times New Roman" w:cs="Arial"/>
              <w:sz w:val="24"/>
              <w:szCs w:val="24"/>
              <w:lang w:val="es-ES"/>
            </w:rPr>
            <w:delText>n</w:delText>
          </w:r>
        </w:del>
      </w:ins>
      <w:ins w:id="599" w:author="Ivan A Sanchez Vera" w:date="2019-01-23T16:38:00Z">
        <w:r w:rsidRPr="00E65167">
          <w:rPr>
            <w:rFonts w:ascii="Times New Roman" w:eastAsia="Calibri" w:hAnsi="Times New Roman" w:cs="Arial"/>
            <w:sz w:val="24"/>
            <w:szCs w:val="24"/>
            <w:lang w:val="es-ES"/>
          </w:rPr>
          <w:t>no brindan servicio</w:t>
        </w:r>
      </w:ins>
      <w:ins w:id="600" w:author="DAVIDS  GONZALEZ" w:date="2019-01-25T17:49:00Z">
        <w:r w:rsidRPr="00E65167">
          <w:rPr>
            <w:rFonts w:ascii="Times New Roman" w:eastAsia="Calibri" w:hAnsi="Times New Roman" w:cs="Arial"/>
            <w:sz w:val="24"/>
            <w:szCs w:val="24"/>
            <w:lang w:val="es-ES"/>
          </w:rPr>
          <w:t>s</w:t>
        </w:r>
      </w:ins>
      <w:ins w:id="601" w:author="DAVIDS  GONZALEZ" w:date="2018-10-16T11:37:00Z">
        <w:r w:rsidRPr="00E65167">
          <w:rPr>
            <w:rFonts w:ascii="Times New Roman" w:eastAsia="Calibri" w:hAnsi="Times New Roman" w:cs="Arial"/>
            <w:sz w:val="24"/>
            <w:szCs w:val="24"/>
            <w:lang w:val="es-ES"/>
          </w:rPr>
          <w:t xml:space="preserve"> </w:t>
        </w:r>
      </w:ins>
      <w:ins w:id="602" w:author="Ivan A Sanchez Vera" w:date="2019-01-23T16:38:00Z">
        <w:r w:rsidRPr="00E65167">
          <w:rPr>
            <w:rFonts w:ascii="Times New Roman" w:eastAsia="Calibri" w:hAnsi="Times New Roman" w:cs="Arial"/>
            <w:sz w:val="24"/>
            <w:szCs w:val="24"/>
            <w:lang w:val="es-ES"/>
          </w:rPr>
          <w:t>en</w:t>
        </w:r>
      </w:ins>
      <w:ins w:id="603" w:author="DAVIDS  GONZALEZ" w:date="2018-10-16T11:37:00Z">
        <w:del w:id="604" w:author="Ivan A Sanchez Vera" w:date="2019-01-23T16:38:00Z">
          <w:r w:rsidRPr="00E65167" w:rsidDel="00EA2DC2">
            <w:rPr>
              <w:rFonts w:ascii="Times New Roman" w:eastAsia="Calibri" w:hAnsi="Times New Roman" w:cs="Arial"/>
              <w:sz w:val="24"/>
              <w:szCs w:val="24"/>
              <w:lang w:val="es-ES"/>
            </w:rPr>
            <w:delText>a</w:delText>
          </w:r>
        </w:del>
        <w:r w:rsidRPr="00E65167">
          <w:rPr>
            <w:rFonts w:ascii="Times New Roman" w:eastAsia="Calibri" w:hAnsi="Times New Roman" w:cs="Arial"/>
            <w:sz w:val="24"/>
            <w:szCs w:val="24"/>
            <w:lang w:val="es-ES"/>
          </w:rPr>
          <w:t xml:space="preserve"> la Provincia de Santa Elena – Ecuador, </w:t>
        </w:r>
      </w:ins>
      <w:ins w:id="605" w:author="DAVIDS  GONZALEZ" w:date="2018-10-16T11:40:00Z">
        <w:del w:id="606" w:author="Ivan A Sanchez Vera" w:date="2019-01-23T16:39:00Z">
          <w:r w:rsidRPr="00E65167" w:rsidDel="00992A20">
            <w:rPr>
              <w:rFonts w:ascii="Times New Roman" w:eastAsia="Calibri" w:hAnsi="Times New Roman" w:cs="Arial"/>
              <w:sz w:val="24"/>
              <w:szCs w:val="24"/>
              <w:lang w:val="es-ES"/>
            </w:rPr>
            <w:delText>estas tienen</w:delText>
          </w:r>
        </w:del>
      </w:ins>
      <w:ins w:id="607" w:author="DAVIDS  GONZALEZ" w:date="2018-10-16T11:21:00Z">
        <w:del w:id="608" w:author="Ivan A Sanchez Vera" w:date="2019-01-23T16:39:00Z">
          <w:r w:rsidRPr="00E65167" w:rsidDel="00992A20">
            <w:rPr>
              <w:rFonts w:ascii="Times New Roman" w:eastAsia="Calibri" w:hAnsi="Times New Roman" w:cs="Arial"/>
              <w:sz w:val="24"/>
              <w:szCs w:val="24"/>
              <w:lang w:val="es-ES"/>
            </w:rPr>
            <w:delText xml:space="preserve"> características </w:delText>
          </w:r>
        </w:del>
      </w:ins>
      <w:ins w:id="609" w:author="DAVIDS  GONZALEZ" w:date="2018-10-16T11:22:00Z">
        <w:del w:id="610" w:author="Ivan A Sanchez Vera" w:date="2019-01-23T16:39:00Z">
          <w:r w:rsidRPr="00E65167" w:rsidDel="00992A20">
            <w:rPr>
              <w:rFonts w:ascii="Times New Roman" w:eastAsia="Calibri" w:hAnsi="Times New Roman" w:cs="Arial"/>
              <w:sz w:val="24"/>
              <w:szCs w:val="24"/>
              <w:lang w:val="es-ES"/>
            </w:rPr>
            <w:delText xml:space="preserve">a poseer </w:delText>
          </w:r>
        </w:del>
      </w:ins>
      <w:ins w:id="611" w:author="DAVIDS  GONZALEZ" w:date="2018-10-16T11:26:00Z">
        <w:del w:id="612" w:author="Ivan A Sanchez Vera" w:date="2019-01-23T16:39:00Z">
          <w:r w:rsidRPr="00E65167" w:rsidDel="00992A20">
            <w:rPr>
              <w:rFonts w:ascii="Times New Roman" w:eastAsia="Calibri" w:hAnsi="Times New Roman" w:cs="Arial"/>
              <w:sz w:val="24"/>
              <w:szCs w:val="24"/>
              <w:lang w:val="es-ES"/>
            </w:rPr>
            <w:delText xml:space="preserve">la </w:delText>
          </w:r>
        </w:del>
      </w:ins>
      <w:ins w:id="613" w:author="DAVIDS  GONZALEZ" w:date="2018-10-16T11:22:00Z">
        <w:del w:id="614" w:author="Ivan A Sanchez Vera" w:date="2019-01-23T16:39:00Z">
          <w:r w:rsidRPr="00E65167" w:rsidDel="00992A20">
            <w:rPr>
              <w:rFonts w:ascii="Times New Roman" w:eastAsia="Calibri" w:hAnsi="Times New Roman" w:cs="Arial"/>
              <w:sz w:val="24"/>
              <w:szCs w:val="24"/>
              <w:lang w:val="es-ES"/>
            </w:rPr>
            <w:delText>nuestra</w:delText>
          </w:r>
        </w:del>
      </w:ins>
      <w:ins w:id="615" w:author="Ivan A Sanchez Vera" w:date="2019-01-23T16:39:00Z">
        <w:r w:rsidRPr="00E65167">
          <w:rPr>
            <w:rFonts w:ascii="Times New Roman" w:eastAsia="Calibri" w:hAnsi="Times New Roman" w:cs="Arial"/>
            <w:sz w:val="24"/>
            <w:szCs w:val="24"/>
            <w:lang w:val="es-ES"/>
          </w:rPr>
          <w:t>particularidad que la aplicación propuesta si presenta</w:t>
        </w:r>
      </w:ins>
      <w:ins w:id="616" w:author="DAVIDS  GONZALEZ" w:date="2018-10-16T11:23:00Z">
        <w:r w:rsidRPr="00E65167">
          <w:rPr>
            <w:rFonts w:ascii="Times New Roman" w:eastAsia="Calibri" w:hAnsi="Times New Roman" w:cs="Arial"/>
            <w:sz w:val="24"/>
            <w:szCs w:val="24"/>
            <w:lang w:val="es-ES"/>
          </w:rPr>
          <w:t xml:space="preserve">. </w:t>
        </w:r>
      </w:ins>
      <w:ins w:id="617" w:author="DAVIDS  GONZALEZ" w:date="2018-10-16T11:24:00Z">
        <w:r w:rsidRPr="00E65167">
          <w:rPr>
            <w:rFonts w:ascii="Times New Roman" w:eastAsia="Calibri" w:hAnsi="Times New Roman" w:cs="Arial"/>
            <w:sz w:val="24"/>
            <w:szCs w:val="24"/>
            <w:lang w:val="es-ES"/>
          </w:rPr>
          <w:t>Además</w:t>
        </w:r>
      </w:ins>
      <w:ins w:id="618" w:author="DAVIDS  GONZALEZ" w:date="2018-10-16T11:23:00Z">
        <w:r w:rsidRPr="00E65167">
          <w:rPr>
            <w:rFonts w:ascii="Times New Roman" w:eastAsia="Calibri" w:hAnsi="Times New Roman" w:cs="Arial"/>
            <w:sz w:val="24"/>
            <w:szCs w:val="24"/>
            <w:lang w:val="es-ES"/>
          </w:rPr>
          <w:t xml:space="preserve"> de las </w:t>
        </w:r>
      </w:ins>
      <w:ins w:id="619" w:author="DAVIDS  GONZALEZ" w:date="2018-10-16T11:24:00Z">
        <w:r w:rsidRPr="00E65167">
          <w:rPr>
            <w:rFonts w:ascii="Times New Roman" w:eastAsia="Calibri" w:hAnsi="Times New Roman" w:cs="Arial"/>
            <w:sz w:val="24"/>
            <w:szCs w:val="24"/>
            <w:lang w:val="es-ES"/>
          </w:rPr>
          <w:t xml:space="preserve">ventajas </w:t>
        </w:r>
      </w:ins>
      <w:ins w:id="620" w:author="DAVIDS  GONZALEZ" w:date="2018-10-16T11:25:00Z">
        <w:r w:rsidRPr="00E65167">
          <w:rPr>
            <w:rFonts w:ascii="Times New Roman" w:eastAsia="Calibri" w:hAnsi="Times New Roman" w:cs="Arial"/>
            <w:sz w:val="24"/>
            <w:szCs w:val="24"/>
            <w:lang w:val="es-ES"/>
          </w:rPr>
          <w:t>exhibidas en la Tabla existirá</w:t>
        </w:r>
      </w:ins>
      <w:ins w:id="621" w:author="Ivan A Sanchez Vera" w:date="2019-01-23T16:39:00Z">
        <w:r w:rsidRPr="00E65167">
          <w:rPr>
            <w:rFonts w:ascii="Times New Roman" w:eastAsia="Calibri" w:hAnsi="Times New Roman" w:cs="Arial"/>
            <w:sz w:val="24"/>
            <w:szCs w:val="24"/>
            <w:lang w:val="es-ES"/>
          </w:rPr>
          <w:t xml:space="preserve"> </w:t>
        </w:r>
      </w:ins>
      <w:ins w:id="622" w:author="DAVIDS  GONZALEZ" w:date="2018-10-16T11:25:00Z">
        <w:del w:id="623" w:author="Ivan A Sanchez Vera" w:date="2019-01-23T16:39:00Z">
          <w:r w:rsidRPr="00E65167" w:rsidDel="00992A20">
            <w:rPr>
              <w:rFonts w:ascii="Times New Roman" w:eastAsia="Calibri" w:hAnsi="Times New Roman" w:cs="Arial"/>
              <w:sz w:val="24"/>
              <w:szCs w:val="24"/>
              <w:lang w:val="es-ES"/>
            </w:rPr>
            <w:delText xml:space="preserve"> </w:delText>
          </w:r>
        </w:del>
      </w:ins>
      <w:ins w:id="624" w:author="DAVIDS  GONZALEZ" w:date="2018-10-16T11:26:00Z">
        <w:del w:id="625" w:author="Ivan A Sanchez Vera" w:date="2019-01-23T16:39:00Z">
          <w:r w:rsidRPr="00E65167" w:rsidDel="00992A20">
            <w:rPr>
              <w:rFonts w:ascii="Times New Roman" w:eastAsia="Calibri" w:hAnsi="Times New Roman" w:cs="Arial"/>
              <w:sz w:val="24"/>
              <w:szCs w:val="24"/>
              <w:lang w:val="es-ES"/>
            </w:rPr>
            <w:delText xml:space="preserve">perfecta </w:delText>
          </w:r>
        </w:del>
      </w:ins>
      <w:ins w:id="626" w:author="DAVIDS  GONZALEZ" w:date="2018-10-16T11:27:00Z">
        <w:r w:rsidRPr="00E65167">
          <w:rPr>
            <w:rFonts w:ascii="Times New Roman" w:eastAsia="Calibri" w:hAnsi="Times New Roman" w:cs="Arial"/>
            <w:sz w:val="24"/>
            <w:szCs w:val="24"/>
            <w:lang w:val="es-ES"/>
          </w:rPr>
          <w:t>coordinación entre la ANT y nuestro equipo de desarrollo</w:t>
        </w:r>
      </w:ins>
      <w:ins w:id="627" w:author="Ivan A Sanchez Vera" w:date="2019-01-23T16:40:00Z">
        <w:r w:rsidRPr="00E65167">
          <w:rPr>
            <w:rFonts w:ascii="Times New Roman" w:eastAsia="Calibri" w:hAnsi="Times New Roman" w:cs="Arial"/>
            <w:sz w:val="24"/>
            <w:szCs w:val="24"/>
            <w:lang w:val="es-ES"/>
          </w:rPr>
          <w:t>,</w:t>
        </w:r>
      </w:ins>
      <w:ins w:id="628" w:author="DAVIDS  GONZALEZ" w:date="2018-10-16T11:27:00Z">
        <w:r w:rsidRPr="00E65167">
          <w:rPr>
            <w:rFonts w:ascii="Times New Roman" w:eastAsia="Calibri" w:hAnsi="Times New Roman" w:cs="Arial"/>
            <w:sz w:val="24"/>
            <w:szCs w:val="24"/>
            <w:lang w:val="es-ES"/>
          </w:rPr>
          <w:t xml:space="preserve"> </w:t>
        </w:r>
      </w:ins>
      <w:ins w:id="629" w:author="DAVIDS  GONZALEZ" w:date="2018-10-16T11:28:00Z">
        <w:r w:rsidRPr="00E65167">
          <w:rPr>
            <w:rFonts w:ascii="Times New Roman" w:eastAsia="Calibri" w:hAnsi="Times New Roman" w:cs="Arial"/>
            <w:sz w:val="24"/>
            <w:szCs w:val="24"/>
            <w:lang w:val="es-ES"/>
          </w:rPr>
          <w:t>tomando como prioridad el manejo de información que se generará a través de este proyecto</w:t>
        </w:r>
      </w:ins>
      <w:ins w:id="630" w:author="Ivan A Sanchez Vera" w:date="2019-01-23T16:40:00Z">
        <w:r w:rsidRPr="00E65167">
          <w:rPr>
            <w:rFonts w:ascii="Times New Roman" w:eastAsia="Calibri" w:hAnsi="Times New Roman" w:cs="Arial"/>
            <w:sz w:val="24"/>
            <w:szCs w:val="24"/>
            <w:lang w:val="es-ES"/>
          </w:rPr>
          <w:t xml:space="preserve">. La ventaja para la entidad de control ANT, es que </w:t>
        </w:r>
      </w:ins>
      <w:ins w:id="631" w:author="Ivan A Sanchez Vera" w:date="2019-01-23T16:41:00Z">
        <w:r w:rsidRPr="00E65167">
          <w:rPr>
            <w:rFonts w:ascii="Times New Roman" w:eastAsia="Calibri" w:hAnsi="Times New Roman" w:cs="Arial"/>
            <w:sz w:val="24"/>
            <w:szCs w:val="24"/>
            <w:lang w:val="es-ES"/>
          </w:rPr>
          <w:t>dispondrá de la información generada por el proyecto</w:t>
        </w:r>
      </w:ins>
      <w:ins w:id="632" w:author="DAVIDS  GONZALEZ" w:date="2018-10-16T11:31:00Z">
        <w:del w:id="633" w:author="Ivan A Sanchez Vera" w:date="2019-01-23T16:41:00Z">
          <w:r w:rsidRPr="00E65167" w:rsidDel="00992A20">
            <w:rPr>
              <w:rFonts w:ascii="Times New Roman" w:eastAsia="Calibri" w:hAnsi="Times New Roman" w:cs="Arial"/>
              <w:sz w:val="24"/>
              <w:szCs w:val="24"/>
              <w:lang w:val="es-ES"/>
            </w:rPr>
            <w:delText xml:space="preserve"> de la cual </w:delText>
          </w:r>
        </w:del>
      </w:ins>
      <w:ins w:id="634" w:author="DAVIDS  GONZALEZ" w:date="2018-10-16T11:33:00Z">
        <w:del w:id="635" w:author="Ivan A Sanchez Vera" w:date="2019-01-23T16:41:00Z">
          <w:r w:rsidRPr="00E65167" w:rsidDel="00992A20">
            <w:rPr>
              <w:rFonts w:ascii="Times New Roman" w:eastAsia="Calibri" w:hAnsi="Times New Roman" w:cs="Arial"/>
              <w:sz w:val="24"/>
              <w:szCs w:val="24"/>
              <w:lang w:val="es-ES"/>
            </w:rPr>
            <w:delText>obtendrá</w:delText>
          </w:r>
        </w:del>
      </w:ins>
      <w:ins w:id="636" w:author="DAVIDS  GONZALEZ" w:date="2018-10-16T11:31:00Z">
        <w:del w:id="637" w:author="Ivan A Sanchez Vera" w:date="2019-01-23T16:41:00Z">
          <w:r w:rsidRPr="00E65167" w:rsidDel="00992A20">
            <w:rPr>
              <w:rFonts w:ascii="Times New Roman" w:eastAsia="Calibri" w:hAnsi="Times New Roman" w:cs="Arial"/>
              <w:sz w:val="24"/>
              <w:szCs w:val="24"/>
              <w:lang w:val="es-ES"/>
            </w:rPr>
            <w:delText xml:space="preserve"> </w:delText>
          </w:r>
        </w:del>
      </w:ins>
      <w:ins w:id="638" w:author="DAVIDS  GONZALEZ" w:date="2018-10-16T11:33:00Z">
        <w:del w:id="639" w:author="Ivan A Sanchez Vera" w:date="2019-01-23T16:41:00Z">
          <w:r w:rsidRPr="00E65167" w:rsidDel="00992A20">
            <w:rPr>
              <w:rFonts w:ascii="Times New Roman" w:eastAsia="Calibri" w:hAnsi="Times New Roman" w:cs="Arial"/>
              <w:sz w:val="24"/>
              <w:szCs w:val="24"/>
              <w:lang w:val="es-ES"/>
            </w:rPr>
            <w:delText>total control la ANT</w:delText>
          </w:r>
        </w:del>
        <w:r w:rsidRPr="00E65167">
          <w:rPr>
            <w:rFonts w:ascii="Times New Roman" w:eastAsia="Calibri" w:hAnsi="Times New Roman" w:cs="Arial"/>
            <w:sz w:val="24"/>
            <w:szCs w:val="24"/>
            <w:lang w:val="es-ES"/>
          </w:rPr>
          <w:t xml:space="preserve">, </w:t>
        </w:r>
        <w:del w:id="640" w:author="Ivan A Sanchez Vera" w:date="2019-01-23T16:41:00Z">
          <w:r w:rsidRPr="00E65167" w:rsidDel="00992A20">
            <w:rPr>
              <w:rFonts w:ascii="Times New Roman" w:eastAsia="Calibri" w:hAnsi="Times New Roman" w:cs="Arial"/>
              <w:sz w:val="24"/>
              <w:szCs w:val="24"/>
              <w:lang w:val="es-ES"/>
            </w:rPr>
            <w:delText>caso que no est</w:delText>
          </w:r>
        </w:del>
      </w:ins>
      <w:ins w:id="641" w:author="DAVIDS  GONZALEZ" w:date="2018-10-16T11:53:00Z">
        <w:del w:id="642" w:author="Ivan A Sanchez Vera" w:date="2019-01-23T16:41:00Z">
          <w:r w:rsidRPr="00E65167" w:rsidDel="00992A20">
            <w:rPr>
              <w:rFonts w:ascii="Times New Roman" w:eastAsia="Calibri" w:hAnsi="Times New Roman" w:cs="Arial"/>
              <w:sz w:val="24"/>
              <w:szCs w:val="24"/>
              <w:lang w:val="es-ES"/>
            </w:rPr>
            <w:delText>á</w:delText>
          </w:r>
        </w:del>
      </w:ins>
      <w:ins w:id="643" w:author="DAVIDS  GONZALEZ" w:date="2018-10-16T11:33:00Z">
        <w:del w:id="644" w:author="Ivan A Sanchez Vera" w:date="2019-01-23T16:41:00Z">
          <w:r w:rsidRPr="00E65167" w:rsidDel="00992A20">
            <w:rPr>
              <w:rFonts w:ascii="Times New Roman" w:eastAsia="Calibri" w:hAnsi="Times New Roman" w:cs="Arial"/>
              <w:sz w:val="24"/>
              <w:szCs w:val="24"/>
              <w:lang w:val="es-ES"/>
            </w:rPr>
            <w:delText xml:space="preserve"> dentro del alcance de</w:delText>
          </w:r>
        </w:del>
      </w:ins>
      <w:ins w:id="645" w:author="Ivan A Sanchez Vera" w:date="2019-01-23T16:41:00Z">
        <w:r w:rsidRPr="00E65167">
          <w:rPr>
            <w:rFonts w:ascii="Times New Roman" w:eastAsia="Calibri" w:hAnsi="Times New Roman" w:cs="Arial"/>
            <w:sz w:val="24"/>
            <w:szCs w:val="24"/>
            <w:lang w:val="es-ES"/>
          </w:rPr>
          <w:t>lo cual no sucede con</w:t>
        </w:r>
      </w:ins>
      <w:ins w:id="646" w:author="DAVIDS  GONZALEZ" w:date="2018-10-16T11:33:00Z">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w:t>
        </w:r>
      </w:ins>
      <w:ins w:id="647" w:author="DAVIDS  GONZALEZ" w:date="2018-10-16T11:51:00Z">
        <w:r w:rsidRPr="00E65167">
          <w:rPr>
            <w:rFonts w:ascii="Times New Roman" w:eastAsia="Calibri" w:hAnsi="Times New Roman" w:cs="Arial"/>
            <w:sz w:val="24"/>
            <w:szCs w:val="24"/>
            <w:lang w:val="es-ES"/>
          </w:rPr>
          <w:t xml:space="preserve">y Google </w:t>
        </w:r>
        <w:proofErr w:type="spellStart"/>
        <w:r w:rsidRPr="00E65167">
          <w:rPr>
            <w:rFonts w:ascii="Times New Roman" w:eastAsia="Calibri" w:hAnsi="Times New Roman" w:cs="Arial"/>
            <w:sz w:val="24"/>
            <w:szCs w:val="24"/>
            <w:lang w:val="es-ES"/>
          </w:rPr>
          <w:t>Maps</w:t>
        </w:r>
      </w:ins>
      <w:proofErr w:type="spellEnd"/>
      <w:ins w:id="648" w:author="DAVIDS  GONZALEZ" w:date="2018-10-16T11:53:00Z">
        <w:r w:rsidRPr="00E65167">
          <w:rPr>
            <w:rFonts w:ascii="Times New Roman" w:eastAsia="Calibri" w:hAnsi="Times New Roman" w:cs="Arial"/>
            <w:sz w:val="24"/>
            <w:szCs w:val="24"/>
            <w:lang w:val="es-ES"/>
          </w:rPr>
          <w:t>.</w:t>
        </w:r>
      </w:ins>
    </w:p>
    <w:p w:rsidR="00E65167" w:rsidRPr="00E65167" w:rsidDel="00465B17" w:rsidRDefault="00E65167">
      <w:pPr>
        <w:spacing w:after="0" w:line="360" w:lineRule="auto"/>
        <w:jc w:val="both"/>
        <w:rPr>
          <w:ins w:id="649" w:author="DAVIDS  GONZALEZ" w:date="2018-10-16T11:57:00Z"/>
          <w:del w:id="650" w:author="Davids Adrian Gonzalez Tigrero" w:date="2019-01-26T18:22:00Z"/>
          <w:rFonts w:ascii="Times New Roman" w:eastAsia="Calibri" w:hAnsi="Times New Roman" w:cs="Arial"/>
          <w:sz w:val="24"/>
          <w:szCs w:val="24"/>
          <w:lang w:val="es-ES"/>
        </w:rPr>
        <w:pPrChange w:id="651" w:author="Davids Adrian Gonzalez Tigrero" w:date="2019-01-26T18:22:00Z">
          <w:pPr>
            <w:spacing w:line="276" w:lineRule="auto"/>
            <w:ind w:firstLine="360"/>
            <w:jc w:val="both"/>
          </w:pPr>
        </w:pPrChange>
      </w:pPr>
    </w:p>
    <w:p w:rsidR="005D067D" w:rsidRPr="00E65167" w:rsidRDefault="005D067D" w:rsidP="00E65167">
      <w:pPr>
        <w:spacing w:after="0" w:line="360" w:lineRule="auto"/>
        <w:jc w:val="both"/>
        <w:rPr>
          <w:ins w:id="652" w:author="DAVIDS  GONZALEZ" w:date="2018-10-16T11:57: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53" w:author="DAVIDS  GONZALEZ" w:date="2018-10-16T11:57:00Z">
        <w:r w:rsidRPr="00E65167">
          <w:rPr>
            <w:rFonts w:ascii="Times New Roman" w:eastAsia="Calibri" w:hAnsi="Times New Roman" w:cs="Arial"/>
            <w:sz w:val="24"/>
            <w:szCs w:val="24"/>
            <w:lang w:val="es-ES"/>
            <w:rPrChange w:id="654" w:author="DAVIDS  GONZALEZ" w:date="2018-10-16T11:57:00Z">
              <w:rPr>
                <w:rFonts w:ascii="Arial" w:hAnsi="Arial" w:cs="Arial"/>
              </w:rPr>
            </w:rPrChange>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ins>
      <w:ins w:id="655" w:author="DAVIDS  GONZALEZ" w:date="2018-10-16T11:59:00Z">
        <w:r w:rsidRPr="00E65167">
          <w:rPr>
            <w:rFonts w:ascii="Times New Roman" w:eastAsia="Calibri" w:hAnsi="Times New Roman" w:cs="Arial"/>
            <w:sz w:val="24"/>
            <w:szCs w:val="24"/>
            <w:lang w:val="es-ES"/>
          </w:rPr>
          <w:t>.</w:t>
        </w:r>
      </w:ins>
      <w:customXmlInsRangeStart w:id="656" w:author="DAVIDS  GONZALEZ" w:date="2018-10-16T11:59:00Z"/>
      <w:sdt>
        <w:sdtPr>
          <w:rPr>
            <w:rFonts w:ascii="Times New Roman" w:eastAsia="Calibri" w:hAnsi="Times New Roman" w:cs="Arial"/>
            <w:sz w:val="24"/>
            <w:szCs w:val="24"/>
            <w:lang w:val="es-ES"/>
          </w:rPr>
          <w:id w:val="-5058029"/>
          <w:citation/>
        </w:sdtPr>
        <w:sdtContent>
          <w:customXmlInsRangeEnd w:id="656"/>
          <w:ins w:id="657" w:author="DAVIDS  GONZALEZ" w:date="2018-10-16T11:59:00Z">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Telegrafo \l 12298 </w:instrText>
            </w:r>
          </w:ins>
          <w:r w:rsidRPr="00E65167">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[15]</w:t>
          </w:r>
          <w:ins w:id="658" w:author="DAVIDS  GONZALEZ" w:date="2018-10-16T11:59:00Z">
            <w:r w:rsidRPr="00E65167">
              <w:rPr>
                <w:rFonts w:ascii="Times New Roman" w:eastAsia="Calibri" w:hAnsi="Times New Roman" w:cs="Arial"/>
                <w:sz w:val="24"/>
                <w:szCs w:val="24"/>
                <w:lang w:val="es-ES"/>
              </w:rPr>
              <w:fldChar w:fldCharType="end"/>
            </w:r>
          </w:ins>
          <w:customXmlInsRangeStart w:id="659" w:author="DAVIDS  GONZALEZ" w:date="2018-10-16T11:59:00Z"/>
        </w:sdtContent>
      </w:sdt>
      <w:customXmlInsRangeEnd w:id="659"/>
    </w:p>
    <w:p w:rsidR="00E65167" w:rsidRPr="00E65167" w:rsidRDefault="00E65167" w:rsidP="00E65167">
      <w:pPr>
        <w:spacing w:after="0" w:line="360" w:lineRule="auto"/>
        <w:jc w:val="both"/>
        <w:rPr>
          <w:ins w:id="660" w:author="DAVIDS  GONZALEZ" w:date="2018-10-16T12:01: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61" w:author="DAVIDS  GONZALEZ" w:date="2018-10-16T12:01:00Z">
        <w:r w:rsidRPr="00E65167">
          <w:rPr>
            <w:rFonts w:ascii="Times New Roman" w:eastAsia="Calibri" w:hAnsi="Times New Roman" w:cs="Arial"/>
            <w:sz w:val="24"/>
            <w:szCs w:val="24"/>
            <w:lang w:val="es-ES"/>
            <w:rPrChange w:id="662" w:author="DAVIDS  GONZALEZ" w:date="2018-10-16T12:01:00Z">
              <w:rPr>
                <w:rFonts w:ascii="Arial" w:hAnsi="Arial" w:cs="Arial"/>
                <w:sz w:val="24"/>
                <w:szCs w:val="24"/>
                <w:lang w:val="es-ES"/>
              </w:rPr>
            </w:rPrChange>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ins>
      <w:r w:rsidR="00E65167" w:rsidRPr="00E65167">
        <w:rPr>
          <w:rFonts w:ascii="Times New Roman" w:eastAsia="Calibri" w:hAnsi="Times New Roman" w:cs="Arial"/>
          <w:sz w:val="24"/>
          <w:szCs w:val="24"/>
          <w:lang w:val="es-ES"/>
        </w:rPr>
        <w:t>implementó</w:t>
      </w:r>
      <w:ins w:id="663" w:author="DAVIDS  GONZALEZ" w:date="2018-10-16T12:01:00Z">
        <w:r w:rsidRPr="00E65167">
          <w:rPr>
            <w:rFonts w:ascii="Times New Roman" w:eastAsia="Calibri" w:hAnsi="Times New Roman" w:cs="Arial"/>
            <w:sz w:val="24"/>
            <w:szCs w:val="24"/>
            <w:lang w:val="es-ES"/>
            <w:rPrChange w:id="664" w:author="DAVIDS  GONZALEZ" w:date="2018-10-16T12:01:00Z">
              <w:rPr>
                <w:rFonts w:ascii="Arial" w:hAnsi="Arial" w:cs="Arial"/>
                <w:sz w:val="24"/>
                <w:szCs w:val="24"/>
                <w:lang w:val="es-ES"/>
              </w:rPr>
            </w:rPrChange>
          </w:rPr>
          <w:t xml:space="preserve"> un sistema de administración web que permita obtener la información en reportes de las diferentes líneas de transporte para los entes controladores.</w:t>
        </w:r>
      </w:ins>
    </w:p>
    <w:p w:rsidR="00E65167" w:rsidRPr="00E65167" w:rsidRDefault="00E65167" w:rsidP="00E65167">
      <w:pPr>
        <w:spacing w:after="0" w:line="360" w:lineRule="auto"/>
        <w:jc w:val="both"/>
        <w:rPr>
          <w:ins w:id="665" w:author="DAVIDS  GONZALEZ" w:date="2018-10-16T12:01:00Z"/>
          <w:rFonts w:ascii="Times New Roman" w:eastAsia="Calibri" w:hAnsi="Times New Roman" w:cs="Arial"/>
          <w:sz w:val="24"/>
          <w:szCs w:val="24"/>
          <w:lang w:val="es-ES"/>
          <w:rPrChange w:id="666" w:author="DAVIDS  GONZALEZ" w:date="2018-10-16T12:01:00Z">
            <w:rPr>
              <w:ins w:id="667" w:author="DAVIDS  GONZALEZ" w:date="2018-10-16T12:01:00Z"/>
              <w:rFonts w:ascii="Arial" w:hAnsi="Arial" w:cs="Arial"/>
              <w:sz w:val="24"/>
              <w:szCs w:val="24"/>
              <w:lang w:val="es-ES"/>
            </w:rPr>
          </w:rPrChange>
        </w:rPr>
      </w:pPr>
    </w:p>
    <w:p w:rsidR="005D067D" w:rsidRPr="00E65167" w:rsidRDefault="005D067D">
      <w:pPr>
        <w:spacing w:after="0" w:line="360" w:lineRule="auto"/>
        <w:jc w:val="both"/>
        <w:rPr>
          <w:ins w:id="668" w:author="DAVIDS  GONZALEZ" w:date="2018-10-16T11:17:00Z"/>
          <w:rFonts w:eastAsia="Calibri" w:cs="Arial"/>
          <w:sz w:val="24"/>
          <w:szCs w:val="24"/>
          <w:lang w:val="es-ES"/>
        </w:rPr>
        <w:pPrChange w:id="669" w:author="DAVIDS  GONZALEZ" w:date="2018-10-16T12:01:00Z">
          <w:pPr>
            <w:pStyle w:val="Sinespaciado"/>
            <w:spacing w:line="276" w:lineRule="auto"/>
            <w:ind w:firstLine="360"/>
            <w:jc w:val="both"/>
          </w:pPr>
        </w:pPrChange>
      </w:pPr>
      <w:ins w:id="670" w:author="DAVIDS  GONZALEZ" w:date="2018-10-16T12:01:00Z">
        <w:r w:rsidRPr="00E65167">
          <w:rPr>
            <w:rFonts w:ascii="Times New Roman" w:eastAsia="Calibri" w:hAnsi="Times New Roman" w:cs="Arial"/>
            <w:sz w:val="24"/>
            <w:szCs w:val="24"/>
            <w:lang w:val="es-ES"/>
            <w:rPrChange w:id="671" w:author="DAVIDS  GONZALEZ" w:date="2018-10-16T12:01:00Z">
              <w:rPr>
                <w:rFonts w:ascii="Arial" w:hAnsi="Arial" w:cs="Arial"/>
              </w:rPr>
            </w:rPrChange>
          </w:rPr>
          <w:t xml:space="preserve">Debido a la situación actual, el desarrollo de este proyecto es importante no solamente </w:t>
        </w:r>
      </w:ins>
      <w:r w:rsidR="00E65167" w:rsidRPr="00E65167">
        <w:rPr>
          <w:rFonts w:ascii="Times New Roman" w:eastAsia="Calibri" w:hAnsi="Times New Roman" w:cs="Arial"/>
          <w:sz w:val="24"/>
          <w:szCs w:val="24"/>
          <w:lang w:val="es-ES"/>
        </w:rPr>
        <w:t>por</w:t>
      </w:r>
      <w:ins w:id="672" w:author="DAVIDS  GONZALEZ" w:date="2018-10-16T12:01:00Z">
        <w:r w:rsidRPr="00E65167">
          <w:rPr>
            <w:rFonts w:ascii="Times New Roman" w:eastAsia="Calibri" w:hAnsi="Times New Roman" w:cs="Arial"/>
            <w:sz w:val="24"/>
            <w:szCs w:val="24"/>
            <w:lang w:val="es-ES"/>
            <w:rPrChange w:id="673" w:author="DAVIDS  GONZALEZ" w:date="2018-10-16T12:01:00Z">
              <w:rPr>
                <w:rFonts w:ascii="Arial" w:hAnsi="Arial" w:cs="Arial"/>
              </w:rPr>
            </w:rPrChange>
          </w:rPr>
          <w:t xml:space="preserve"> cumplir con las necesidades descritas en las secciones superiores, los problemas que enfrentan los usuarios y problemas asociados al transporte urbano cada día (tráfico, personas sin servicio, inseguridad por el exceso de pasajeros,</w:t>
        </w:r>
      </w:ins>
      <w:ins w:id="674" w:author="DAVIDS  GONZALEZ" w:date="2019-01-25T17:51:00Z">
        <w:r w:rsidRPr="00E65167">
          <w:rPr>
            <w:rFonts w:ascii="Times New Roman" w:eastAsia="Calibri" w:hAnsi="Times New Roman" w:cs="Arial"/>
            <w:sz w:val="24"/>
            <w:szCs w:val="24"/>
            <w:lang w:val="es-ES"/>
          </w:rPr>
          <w:t xml:space="preserve"> desconocimiento de paradas,</w:t>
        </w:r>
      </w:ins>
      <w:ins w:id="675" w:author="DAVIDS  GONZALEZ" w:date="2018-10-16T12:01:00Z">
        <w:r w:rsidRPr="00E65167">
          <w:rPr>
            <w:rFonts w:ascii="Times New Roman" w:eastAsia="Calibri" w:hAnsi="Times New Roman" w:cs="Arial"/>
            <w:sz w:val="24"/>
            <w:szCs w:val="24"/>
            <w:lang w:val="es-ES"/>
            <w:rPrChange w:id="676" w:author="DAVIDS  GONZALEZ" w:date="2018-10-16T12:01:00Z">
              <w:rPr>
                <w:rFonts w:ascii="Arial" w:hAnsi="Arial" w:cs="Arial"/>
              </w:rPr>
            </w:rPrChange>
          </w:rPr>
          <w:t xml:space="preserve"> etc.), sino para después proceder a intentar tomar decisiones que permita mejorar el sistema del transporte público.</w:t>
        </w:r>
      </w:ins>
    </w:p>
    <w:p w:rsidR="005D067D" w:rsidRPr="00E65167" w:rsidRDefault="005D067D" w:rsidP="00E65167">
      <w:pPr>
        <w:spacing w:after="0" w:line="360" w:lineRule="auto"/>
        <w:jc w:val="both"/>
        <w:rPr>
          <w:ins w:id="677" w:author="Davids Adrian Gonzalez Tigrero" w:date="2019-01-26T18:23:00Z"/>
          <w:rFonts w:ascii="Times New Roman" w:eastAsia="Calibri" w:hAnsi="Times New Roman" w:cs="Arial"/>
          <w:sz w:val="24"/>
          <w:szCs w:val="24"/>
          <w:lang w:val="es-ES"/>
        </w:rPr>
      </w:pPr>
      <w:r w:rsidRPr="00E65167">
        <w:rPr>
          <w:rFonts w:ascii="Times New Roman" w:eastAsia="Calibri" w:hAnsi="Times New Roman" w:cs="Arial"/>
          <w:sz w:val="24"/>
          <w:szCs w:val="24"/>
          <w:lang w:val="es-ES"/>
        </w:rPr>
        <w:lastRenderedPageBreak/>
        <w:t>Este proyecto res</w:t>
      </w:r>
      <w:r w:rsidR="000D513A">
        <w:rPr>
          <w:rFonts w:ascii="Times New Roman" w:eastAsia="Calibri" w:hAnsi="Times New Roman" w:cs="Arial"/>
          <w:sz w:val="24"/>
          <w:szCs w:val="24"/>
          <w:lang w:val="es-ES"/>
        </w:rPr>
        <w:t>uelve</w:t>
      </w:r>
      <w:r w:rsidRPr="00E65167">
        <w:rPr>
          <w:rFonts w:ascii="Times New Roman" w:eastAsia="Calibri" w:hAnsi="Times New Roman" w:cs="Arial"/>
          <w:sz w:val="24"/>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w:t>
      </w:r>
      <w:ins w:id="678" w:author="DAVIDS  GONZALEZ" w:date="2019-01-25T17:53:00Z">
        <w:r w:rsidRPr="00E65167">
          <w:rPr>
            <w:rFonts w:ascii="Times New Roman" w:eastAsia="Calibri" w:hAnsi="Times New Roman" w:cs="Arial"/>
            <w:sz w:val="24"/>
            <w:szCs w:val="24"/>
            <w:lang w:val="es-ES"/>
          </w:rPr>
          <w:t>UN-</w:t>
        </w:r>
      </w:ins>
      <w:r w:rsidRPr="00E65167">
        <w:rPr>
          <w:rFonts w:ascii="Times New Roman" w:eastAsia="Calibri" w:hAnsi="Times New Roman" w:cs="Arial"/>
          <w:sz w:val="24"/>
          <w:szCs w:val="24"/>
          <w:lang w:val="es-ES"/>
        </w:rPr>
        <w:t xml:space="preserve">Hábitat III”. En el documento de problemas 19, </w:t>
      </w:r>
      <w:proofErr w:type="spellStart"/>
      <w:r w:rsidRPr="00E65167">
        <w:rPr>
          <w:rFonts w:ascii="Times New Roman" w:eastAsia="Calibri" w:hAnsi="Times New Roman" w:cs="Arial"/>
          <w:sz w:val="24"/>
          <w:szCs w:val="24"/>
          <w:lang w:val="es-ES"/>
        </w:rPr>
        <w:t>Issue</w:t>
      </w:r>
      <w:proofErr w:type="spellEnd"/>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Paper</w:t>
      </w:r>
      <w:proofErr w:type="spellEnd"/>
      <w:r w:rsidRPr="00E65167">
        <w:rPr>
          <w:rFonts w:ascii="Times New Roman" w:eastAsia="Calibri" w:hAnsi="Times New Roman" w:cs="Arial"/>
          <w:sz w:val="24"/>
          <w:szCs w:val="24"/>
          <w:lang w:val="es-ES"/>
        </w:rPr>
        <w:t xml:space="preserve"> 19 “</w:t>
      </w:r>
      <w:proofErr w:type="spellStart"/>
      <w:r w:rsidRPr="00E65167">
        <w:rPr>
          <w:rFonts w:ascii="Times New Roman" w:eastAsia="Calibri" w:hAnsi="Times New Roman" w:cs="Arial"/>
          <w:sz w:val="24"/>
          <w:szCs w:val="24"/>
          <w:lang w:val="es-ES"/>
        </w:rPr>
        <w:t>Transport</w:t>
      </w:r>
      <w:proofErr w:type="spellEnd"/>
      <w:r w:rsidRPr="00E65167">
        <w:rPr>
          <w:rFonts w:ascii="Times New Roman" w:eastAsia="Calibri" w:hAnsi="Times New Roman" w:cs="Arial"/>
          <w:sz w:val="24"/>
          <w:szCs w:val="24"/>
          <w:lang w:val="es-ES"/>
        </w:rPr>
        <w:t xml:space="preserve"> and </w:t>
      </w:r>
      <w:proofErr w:type="spellStart"/>
      <w:r w:rsidRPr="00E65167">
        <w:rPr>
          <w:rFonts w:ascii="Times New Roman" w:eastAsia="Calibri" w:hAnsi="Times New Roman" w:cs="Arial"/>
          <w:sz w:val="24"/>
          <w:szCs w:val="24"/>
          <w:lang w:val="es-ES"/>
        </w:rPr>
        <w:t>Mobility</w:t>
      </w:r>
      <w:proofErr w:type="spellEnd"/>
      <w:r w:rsidRPr="00E65167">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572381402"/>
          <w:citation/>
        </w:sdtPr>
        <w:sdtContent>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Con16 \l 3082 </w:instrText>
          </w:r>
          <w:r w:rsidRPr="00E6516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[16]</w:t>
          </w:r>
          <w:r w:rsidRPr="00E65167">
            <w:rPr>
              <w:rFonts w:ascii="Times New Roman" w:eastAsia="Calibri" w:hAnsi="Times New Roman" w:cs="Arial"/>
              <w:sz w:val="24"/>
              <w:szCs w:val="24"/>
              <w:lang w:val="es-ES"/>
            </w:rPr>
            <w:fldChar w:fldCharType="end"/>
          </w:r>
        </w:sdtContent>
      </w:sdt>
      <w:r w:rsidRPr="00E65167">
        <w:rPr>
          <w:rFonts w:ascii="Times New Roman" w:eastAsia="Calibri" w:hAnsi="Times New Roman" w:cs="Arial"/>
          <w:sz w:val="24"/>
          <w:szCs w:val="24"/>
          <w:lang w:val="es-ES"/>
        </w:rPr>
        <w:t xml:space="preserve"> se describen los siguientes problemas como situaciones críticas a resolver en cuanto a transporte y movilidad:</w:t>
      </w:r>
    </w:p>
    <w:p w:rsidR="005D067D" w:rsidRDefault="005D067D" w:rsidP="000D513A">
      <w:pPr>
        <w:pStyle w:val="Sinespaciado"/>
        <w:jc w:val="both"/>
      </w:pP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Enfocarse en la Demanda: La aplicación planea determinar la demanda a través de la recolección de datos relacionados al número de usuarios del sistema.</w:t>
      </w: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 xml:space="preserve">Uso de las </w:t>
      </w:r>
      <w:proofErr w:type="spellStart"/>
      <w:r w:rsidRPr="000D513A">
        <w:rPr>
          <w:rFonts w:ascii="Times New Roman" w:eastAsia="Calibri" w:hAnsi="Times New Roman" w:cs="Arial"/>
          <w:sz w:val="24"/>
          <w:szCs w:val="24"/>
          <w:lang w:val="es-ES"/>
        </w:rPr>
        <w:t>TICs</w:t>
      </w:r>
      <w:proofErr w:type="spellEnd"/>
      <w:r w:rsidRPr="000D513A">
        <w:rPr>
          <w:rFonts w:ascii="Times New Roman" w:eastAsia="Calibri" w:hAnsi="Times New Roman" w:cs="Arial"/>
          <w:sz w:val="24"/>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rsidR="005D067D" w:rsidRPr="000D513A" w:rsidRDefault="005D067D" w:rsidP="000D513A">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rsidR="005D067D" w:rsidRDefault="005D067D" w:rsidP="005D067D">
      <w:pPr>
        <w:spacing w:after="0" w:line="240" w:lineRule="auto"/>
        <w:rPr>
          <w:rFonts w:ascii="Arial" w:eastAsia="Times New Roman" w:hAnsi="Arial" w:cs="Arial"/>
          <w:bCs/>
          <w:sz w:val="24"/>
          <w:szCs w:val="24"/>
        </w:rPr>
      </w:pPr>
    </w:p>
    <w:p w:rsidR="005D067D" w:rsidRDefault="005D067D" w:rsidP="000D513A">
      <w:p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El proyecto ayuda tanto a agentes pertenecientes a la ANT</w:t>
      </w:r>
      <w:ins w:id="679" w:author="DAVIDS  GONZALEZ" w:date="2019-01-25T17:55:00Z">
        <w:r w:rsidRPr="000D513A">
          <w:rPr>
            <w:rFonts w:ascii="Times New Roman" w:eastAsia="Calibri" w:hAnsi="Times New Roman" w:cs="Arial"/>
            <w:sz w:val="24"/>
            <w:szCs w:val="24"/>
            <w:lang w:val="es-ES"/>
          </w:rPr>
          <w:t>,</w:t>
        </w:r>
      </w:ins>
      <w:r w:rsidRPr="000D513A">
        <w:rPr>
          <w:rFonts w:ascii="Times New Roman" w:eastAsia="Calibri" w:hAnsi="Times New Roman" w:cs="Arial"/>
          <w:sz w:val="24"/>
          <w:szCs w:val="24"/>
          <w:lang w:val="es-ES"/>
        </w:rPr>
        <w:t xml:space="preserve"> tanto como a usuarios de las distintas líneas de transporte. Los agentes, </w:t>
      </w:r>
      <w:r w:rsidR="000D513A">
        <w:rPr>
          <w:rFonts w:ascii="Times New Roman" w:eastAsia="Calibri" w:hAnsi="Times New Roman" w:cs="Arial"/>
          <w:sz w:val="24"/>
          <w:szCs w:val="24"/>
          <w:lang w:val="es-ES"/>
        </w:rPr>
        <w:t>pueden</w:t>
      </w:r>
      <w:r w:rsidRPr="000D513A">
        <w:rPr>
          <w:rFonts w:ascii="Times New Roman" w:eastAsia="Calibri" w:hAnsi="Times New Roman" w:cs="Arial"/>
          <w:sz w:val="24"/>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ascii="Times New Roman" w:eastAsia="Calibri" w:hAnsi="Times New Roman" w:cs="Arial"/>
          <w:sz w:val="24"/>
          <w:szCs w:val="24"/>
          <w:lang w:val="es-ES"/>
        </w:rPr>
        <w:t>es</w:t>
      </w:r>
      <w:r w:rsidRPr="000D513A">
        <w:rPr>
          <w:rFonts w:ascii="Times New Roman" w:eastAsia="Calibri" w:hAnsi="Times New Roman" w:cs="Arial"/>
          <w:sz w:val="24"/>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rsidR="000D513A" w:rsidRDefault="000D513A" w:rsidP="000D513A">
      <w:pPr>
        <w:spacing w:after="0" w:line="360" w:lineRule="auto"/>
        <w:jc w:val="both"/>
        <w:rPr>
          <w:rFonts w:ascii="Times New Roman" w:eastAsia="Calibri" w:hAnsi="Times New Roman" w:cs="Arial"/>
          <w:sz w:val="24"/>
          <w:szCs w:val="24"/>
          <w:lang w:val="es-ES"/>
        </w:rPr>
      </w:pPr>
    </w:p>
    <w:p w:rsidR="000D513A" w:rsidRDefault="000D513A" w:rsidP="000D513A">
      <w:pPr>
        <w:spacing w:after="0" w:line="360" w:lineRule="auto"/>
        <w:jc w:val="both"/>
        <w:rPr>
          <w:rFonts w:ascii="Times New Roman" w:eastAsia="Calibri" w:hAnsi="Times New Roman" w:cs="Arial"/>
          <w:sz w:val="24"/>
          <w:szCs w:val="24"/>
          <w:lang w:val="es-ES"/>
        </w:rPr>
      </w:pPr>
    </w:p>
    <w:p w:rsidR="000D513A" w:rsidRPr="000D513A" w:rsidRDefault="000D513A" w:rsidP="000D513A">
      <w:pPr>
        <w:spacing w:after="0" w:line="360" w:lineRule="auto"/>
        <w:jc w:val="both"/>
        <w:rPr>
          <w:ins w:id="680" w:author="DAVIDS  GONZALEZ" w:date="2018-10-16T12:11:00Z"/>
          <w:rFonts w:ascii="Times New Roman" w:eastAsia="Calibri" w:hAnsi="Times New Roman" w:cs="Arial"/>
          <w:sz w:val="24"/>
          <w:szCs w:val="24"/>
          <w:lang w:val="es-ES"/>
          <w:rPrChange w:id="681" w:author="DAVIDS  GONZALEZ" w:date="2018-10-16T12:11:00Z">
            <w:rPr>
              <w:ins w:id="682" w:author="DAVIDS  GONZALEZ" w:date="2018-10-16T12:11:00Z"/>
              <w:rFonts w:ascii="Arial" w:hAnsi="Arial" w:cs="Arial"/>
              <w:bCs/>
            </w:rPr>
          </w:rPrChange>
        </w:rPr>
      </w:pPr>
    </w:p>
    <w:p w:rsidR="005D067D" w:rsidRPr="000D513A" w:rsidRDefault="005D067D">
      <w:pPr>
        <w:spacing w:after="0" w:line="360" w:lineRule="auto"/>
        <w:jc w:val="both"/>
        <w:rPr>
          <w:ins w:id="683" w:author="DAVIDS  GONZALEZ" w:date="2018-10-16T12:11:00Z"/>
          <w:rFonts w:ascii="Times New Roman" w:eastAsia="Calibri" w:hAnsi="Times New Roman" w:cs="Arial"/>
          <w:sz w:val="24"/>
          <w:szCs w:val="24"/>
          <w:lang w:val="es-ES"/>
          <w:rPrChange w:id="684" w:author="DAVIDS  GONZALEZ" w:date="2018-10-16T12:11:00Z">
            <w:rPr>
              <w:ins w:id="685" w:author="DAVIDS  GONZALEZ" w:date="2018-10-16T12:11:00Z"/>
              <w:rFonts w:ascii="Arial" w:eastAsia="Times New Roman" w:hAnsi="Arial" w:cs="Arial"/>
              <w:bCs/>
              <w:sz w:val="24"/>
            </w:rPr>
          </w:rPrChange>
        </w:rPr>
        <w:pPrChange w:id="686" w:author="DAVIDS  GONZALEZ" w:date="2018-10-16T12:12:00Z">
          <w:pPr>
            <w:autoSpaceDE w:val="0"/>
            <w:autoSpaceDN w:val="0"/>
            <w:adjustRightInd w:val="0"/>
            <w:spacing w:line="360" w:lineRule="auto"/>
            <w:ind w:left="708"/>
          </w:pPr>
        </w:pPrChange>
      </w:pPr>
      <w:ins w:id="687" w:author="DAVIDS  GONZALEZ" w:date="2018-10-16T12:11:00Z">
        <w:r w:rsidRPr="000D513A">
          <w:rPr>
            <w:rFonts w:ascii="Times New Roman" w:eastAsia="Calibri" w:hAnsi="Times New Roman" w:cs="Arial"/>
            <w:sz w:val="24"/>
            <w:szCs w:val="24"/>
            <w:lang w:val="es-ES"/>
            <w:rPrChange w:id="688" w:author="DAVIDS  GONZALEZ" w:date="2018-10-16T12:11:00Z">
              <w:rPr>
                <w:rFonts w:ascii="Arial" w:hAnsi="Arial" w:cs="Arial"/>
                <w:bCs/>
              </w:rPr>
            </w:rPrChange>
          </w:rPr>
          <w:lastRenderedPageBreak/>
          <w:t xml:space="preserve">El proyecto </w:t>
        </w:r>
        <w:del w:id="689" w:author="Microsoft" w:date="2018-10-08T17:48:00Z">
          <w:r w:rsidRPr="000D513A">
            <w:rPr>
              <w:rFonts w:ascii="Times New Roman" w:eastAsia="Calibri" w:hAnsi="Times New Roman" w:cs="Arial"/>
              <w:sz w:val="24"/>
              <w:szCs w:val="24"/>
              <w:lang w:val="es-ES"/>
              <w:rPrChange w:id="690" w:author="DAVIDS  GONZALEZ" w:date="2018-10-16T12:11:00Z">
                <w:rPr>
                  <w:rFonts w:ascii="Arial" w:hAnsi="Arial" w:cs="Arial"/>
                  <w:bCs/>
                </w:rPr>
              </w:rPrChange>
            </w:rPr>
            <w:delText xml:space="preserve">ayudar </w:delText>
          </w:r>
        </w:del>
        <w:r w:rsidRPr="000D513A">
          <w:rPr>
            <w:rFonts w:ascii="Times New Roman" w:eastAsia="Calibri" w:hAnsi="Times New Roman" w:cs="Arial"/>
            <w:sz w:val="24"/>
            <w:szCs w:val="24"/>
            <w:lang w:val="es-ES"/>
            <w:rPrChange w:id="691" w:author="DAVIDS  GONZALEZ" w:date="2018-10-16T12:11:00Z">
              <w:rPr>
                <w:rFonts w:ascii="Arial" w:hAnsi="Arial" w:cs="Arial"/>
                <w:bCs/>
              </w:rPr>
            </w:rPrChange>
          </w:rPr>
          <w:t>beneficia</w:t>
        </w:r>
        <w:del w:id="692" w:author="Microsoft" w:date="2018-10-08T17:48:00Z">
          <w:r w:rsidRPr="000D513A">
            <w:rPr>
              <w:rFonts w:ascii="Times New Roman" w:eastAsia="Calibri" w:hAnsi="Times New Roman" w:cs="Arial"/>
              <w:sz w:val="24"/>
              <w:szCs w:val="24"/>
              <w:lang w:val="es-ES"/>
              <w:rPrChange w:id="693" w:author="DAVIDS  GONZALEZ" w:date="2018-10-16T12:11:00Z">
                <w:rPr>
                  <w:rFonts w:ascii="Arial" w:hAnsi="Arial" w:cs="Arial"/>
                  <w:bCs/>
                </w:rPr>
              </w:rPrChange>
            </w:rPr>
            <w:delText>tanto</w:delText>
          </w:r>
        </w:del>
        <w:r w:rsidRPr="000D513A">
          <w:rPr>
            <w:rFonts w:ascii="Times New Roman" w:eastAsia="Calibri" w:hAnsi="Times New Roman" w:cs="Arial"/>
            <w:sz w:val="24"/>
            <w:szCs w:val="24"/>
            <w:lang w:val="es-ES"/>
            <w:rPrChange w:id="694" w:author="DAVIDS  GONZALEZ" w:date="2018-10-16T12:11:00Z">
              <w:rPr>
                <w:rFonts w:ascii="Arial" w:hAnsi="Arial" w:cs="Arial"/>
                <w:bCs/>
              </w:rPr>
            </w:rPrChange>
          </w:rPr>
          <w:t xml:space="preserve"> </w:t>
        </w:r>
        <w:del w:id="695" w:author="Microsoft" w:date="2018-10-08T17:54:00Z">
          <w:r w:rsidRPr="000D513A">
            <w:rPr>
              <w:rFonts w:ascii="Times New Roman" w:eastAsia="Calibri" w:hAnsi="Times New Roman" w:cs="Arial"/>
              <w:sz w:val="24"/>
              <w:szCs w:val="24"/>
              <w:lang w:val="es-ES"/>
              <w:rPrChange w:id="696" w:author="DAVIDS  GONZALEZ" w:date="2018-10-16T12:11:00Z">
                <w:rPr>
                  <w:rFonts w:ascii="Arial" w:hAnsi="Arial" w:cs="Arial"/>
                  <w:bCs/>
                </w:rPr>
              </w:rPrChange>
            </w:rPr>
            <w:delText xml:space="preserve">a </w:delText>
          </w:r>
        </w:del>
        <w:r w:rsidRPr="000D513A">
          <w:rPr>
            <w:rFonts w:ascii="Times New Roman" w:eastAsia="Calibri" w:hAnsi="Times New Roman" w:cs="Arial"/>
            <w:sz w:val="24"/>
            <w:szCs w:val="24"/>
            <w:lang w:val="es-ES"/>
            <w:rPrChange w:id="697" w:author="DAVIDS  GONZALEZ" w:date="2018-10-16T12:11:00Z">
              <w:rPr>
                <w:rFonts w:ascii="Arial" w:hAnsi="Arial" w:cs="Arial"/>
                <w:bCs/>
              </w:rPr>
            </w:rPrChange>
          </w:rPr>
          <w:t>a:</w:t>
        </w:r>
      </w:ins>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698" w:author="DAVIDS  GONZALEZ" w:date="2018-10-16T12:11:00Z">
        <w:r w:rsidRPr="000D513A">
          <w:rPr>
            <w:rFonts w:ascii="Times New Roman" w:eastAsia="Calibri" w:hAnsi="Times New Roman" w:cs="Arial"/>
            <w:sz w:val="24"/>
            <w:szCs w:val="24"/>
            <w:lang w:val="es-ES"/>
            <w:rPrChange w:id="699" w:author="DAVIDS  GONZALEZ" w:date="2018-10-16T12:11:00Z">
              <w:rPr>
                <w:rFonts w:ascii="Times New Roman" w:eastAsia="Times New Roman" w:hAnsi="Times New Roman" w:cs="Times New Roman"/>
                <w:sz w:val="24"/>
                <w:szCs w:val="24"/>
                <w:lang w:val="en-US"/>
              </w:rPr>
            </w:rPrChange>
          </w:rPr>
          <w:t>A</w:t>
        </w:r>
        <w:del w:id="700" w:author="Microsoft" w:date="2018-10-08T17:54:00Z">
          <w:r w:rsidRPr="000D513A">
            <w:rPr>
              <w:rFonts w:ascii="Times New Roman" w:eastAsia="Calibri" w:hAnsi="Times New Roman" w:cs="Arial"/>
              <w:sz w:val="24"/>
              <w:szCs w:val="24"/>
              <w:lang w:val="es-ES"/>
              <w:rPrChange w:id="701" w:author="DAVIDS  GONZALEZ" w:date="2018-10-16T12:11:00Z">
                <w:rPr>
                  <w:rFonts w:ascii="Arial" w:hAnsi="Arial" w:cs="Arial"/>
                  <w:bCs/>
                </w:rPr>
              </w:rPrChange>
            </w:rPr>
            <w:delText>a</w:delText>
          </w:r>
        </w:del>
        <w:r w:rsidRPr="000D513A">
          <w:rPr>
            <w:rFonts w:ascii="Times New Roman" w:eastAsia="Calibri" w:hAnsi="Times New Roman" w:cs="Arial"/>
            <w:sz w:val="24"/>
            <w:szCs w:val="24"/>
            <w:lang w:val="es-ES"/>
            <w:rPrChange w:id="702" w:author="DAVIDS  GONZALEZ" w:date="2018-10-16T12:11:00Z">
              <w:rPr>
                <w:rFonts w:ascii="Arial" w:hAnsi="Arial" w:cs="Arial"/>
                <w:bCs/>
              </w:rPr>
            </w:rPrChange>
          </w:rPr>
          <w:t>gentes pertenecientes a la ANT</w:t>
        </w:r>
      </w:ins>
      <w:r w:rsidR="000D513A" w:rsidRPr="000D513A">
        <w:rPr>
          <w:rFonts w:ascii="Times New Roman" w:eastAsia="Calibri" w:hAnsi="Times New Roman" w:cs="Arial"/>
          <w:sz w:val="24"/>
          <w:szCs w:val="24"/>
          <w:lang w:val="es-ES"/>
        </w:rPr>
        <w:t>.</w:t>
      </w:r>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703" w:author="DAVIDS  GONZALEZ" w:date="2018-10-16T12:11:00Z">
        <w:r w:rsidRPr="000D513A">
          <w:rPr>
            <w:rFonts w:ascii="Times New Roman" w:eastAsia="Calibri" w:hAnsi="Times New Roman" w:cs="Arial"/>
            <w:sz w:val="24"/>
            <w:szCs w:val="24"/>
            <w:lang w:val="es-ES"/>
            <w:rPrChange w:id="704" w:author="DAVIDS  GONZALEZ" w:date="2018-10-16T12:11:00Z">
              <w:rPr>
                <w:rFonts w:ascii="Times New Roman" w:eastAsia="Times New Roman" w:hAnsi="Times New Roman" w:cs="Times New Roman"/>
                <w:sz w:val="24"/>
                <w:szCs w:val="24"/>
                <w:lang w:val="en-US"/>
              </w:rPr>
            </w:rPrChange>
          </w:rPr>
          <w:t>Personal de las diferentes cooperativas</w:t>
        </w:r>
        <w:del w:id="705" w:author="Microsoft" w:date="2018-10-08T17:30:00Z">
          <w:r w:rsidRPr="000D513A">
            <w:rPr>
              <w:rFonts w:ascii="Times New Roman" w:eastAsia="Calibri" w:hAnsi="Times New Roman" w:cs="Arial"/>
              <w:sz w:val="24"/>
              <w:szCs w:val="24"/>
              <w:lang w:val="es-ES"/>
              <w:rPrChange w:id="706" w:author="DAVIDS  GONZALEZ" w:date="2018-10-16T12:11:00Z">
                <w:rPr>
                  <w:rFonts w:ascii="Arial" w:hAnsi="Arial" w:cs="Arial"/>
                  <w:bCs/>
                </w:rPr>
              </w:rPrChange>
            </w:rPr>
            <w:delText xml:space="preserve"> tanto</w:delText>
          </w:r>
        </w:del>
      </w:ins>
      <w:r w:rsidR="000D513A" w:rsidRPr="000D513A">
        <w:rPr>
          <w:rFonts w:ascii="Times New Roman" w:eastAsia="Calibri" w:hAnsi="Times New Roman" w:cs="Arial"/>
          <w:sz w:val="24"/>
          <w:szCs w:val="24"/>
          <w:lang w:val="es-ES"/>
        </w:rPr>
        <w:t>.</w:t>
      </w:r>
    </w:p>
    <w:p w:rsidR="005D067D" w:rsidRDefault="005D067D" w:rsidP="000D513A">
      <w:pPr>
        <w:pStyle w:val="Prrafodelista"/>
        <w:numPr>
          <w:ilvl w:val="0"/>
          <w:numId w:val="12"/>
        </w:numPr>
        <w:spacing w:after="0" w:line="360" w:lineRule="auto"/>
        <w:jc w:val="both"/>
        <w:rPr>
          <w:rFonts w:ascii="Times New Roman" w:eastAsia="Calibri" w:hAnsi="Times New Roman" w:cs="Arial"/>
          <w:sz w:val="24"/>
          <w:szCs w:val="24"/>
          <w:lang w:val="es-ES"/>
        </w:rPr>
      </w:pPr>
      <w:ins w:id="707" w:author="DAVIDS  GONZALEZ" w:date="2018-10-16T12:11:00Z">
        <w:del w:id="708" w:author="Microsoft" w:date="2018-10-08T17:48:00Z">
          <w:r w:rsidRPr="000D513A">
            <w:rPr>
              <w:rFonts w:ascii="Times New Roman" w:eastAsia="Calibri" w:hAnsi="Times New Roman" w:cs="Arial"/>
              <w:sz w:val="24"/>
              <w:szCs w:val="24"/>
              <w:lang w:val="es-ES"/>
              <w:rPrChange w:id="709" w:author="DAVIDS  GONZALEZ" w:date="2018-10-16T12:11:00Z">
                <w:rPr>
                  <w:rFonts w:ascii="Arial" w:hAnsi="Arial" w:cs="Arial"/>
                  <w:bCs/>
                </w:rPr>
              </w:rPrChange>
            </w:rPr>
            <w:delText xml:space="preserve">como a </w:delText>
          </w:r>
        </w:del>
      </w:ins>
      <w:r w:rsidR="000D513A">
        <w:rPr>
          <w:rFonts w:ascii="Times New Roman" w:eastAsia="Calibri" w:hAnsi="Times New Roman" w:cs="Arial"/>
          <w:sz w:val="24"/>
          <w:szCs w:val="24"/>
          <w:lang w:val="es-ES"/>
        </w:rPr>
        <w:t>U</w:t>
      </w:r>
      <w:ins w:id="710" w:author="DAVIDS  GONZALEZ" w:date="2018-10-16T12:11:00Z">
        <w:r w:rsidRPr="000D513A">
          <w:rPr>
            <w:rFonts w:ascii="Times New Roman" w:eastAsia="Calibri" w:hAnsi="Times New Roman" w:cs="Arial"/>
            <w:sz w:val="24"/>
            <w:szCs w:val="24"/>
            <w:lang w:val="es-ES"/>
            <w:rPrChange w:id="711" w:author="DAVIDS  GONZALEZ" w:date="2018-10-16T12:11:00Z">
              <w:rPr>
                <w:rFonts w:ascii="Arial" w:hAnsi="Arial" w:cs="Arial"/>
                <w:bCs/>
              </w:rPr>
            </w:rPrChange>
          </w:rPr>
          <w:t>suarios</w:t>
        </w:r>
        <w:r w:rsidRPr="000D513A">
          <w:rPr>
            <w:rFonts w:ascii="Times New Roman" w:eastAsia="Calibri" w:hAnsi="Times New Roman" w:cs="Arial"/>
            <w:sz w:val="24"/>
            <w:szCs w:val="24"/>
            <w:lang w:val="es-ES"/>
            <w:rPrChange w:id="712" w:author="DAVIDS  GONZALEZ" w:date="2018-10-16T12:11:00Z">
              <w:rPr/>
            </w:rPrChange>
          </w:rPr>
          <w:t xml:space="preserve"> (Locales y Turistas)</w:t>
        </w:r>
        <w:r w:rsidRPr="000D513A">
          <w:rPr>
            <w:rFonts w:ascii="Times New Roman" w:eastAsia="Calibri" w:hAnsi="Times New Roman" w:cs="Arial"/>
            <w:sz w:val="24"/>
            <w:szCs w:val="24"/>
            <w:lang w:val="es-ES"/>
            <w:rPrChange w:id="713" w:author="DAVIDS  GONZALEZ" w:date="2018-10-16T12:11:00Z">
              <w:rPr>
                <w:rFonts w:ascii="Arial" w:hAnsi="Arial" w:cs="Arial"/>
                <w:bCs/>
              </w:rPr>
            </w:rPrChange>
          </w:rPr>
          <w:t xml:space="preserve"> de las distintas líneas de transporte.</w:t>
        </w:r>
      </w:ins>
    </w:p>
    <w:p w:rsidR="000D513A" w:rsidRPr="000D513A" w:rsidRDefault="000D513A" w:rsidP="000D513A">
      <w:pPr>
        <w:spacing w:after="0" w:line="360" w:lineRule="auto"/>
        <w:jc w:val="both"/>
        <w:rPr>
          <w:ins w:id="714" w:author="DAVIDS  GONZALEZ" w:date="2018-10-16T12:11:00Z"/>
          <w:rFonts w:ascii="Times New Roman" w:eastAsia="Calibri" w:hAnsi="Times New Roman" w:cs="Arial"/>
          <w:sz w:val="24"/>
          <w:szCs w:val="24"/>
          <w:lang w:val="es-ES"/>
          <w:rPrChange w:id="715" w:author="DAVIDS  GONZALEZ" w:date="2018-10-23T18:06:00Z">
            <w:rPr>
              <w:ins w:id="716" w:author="DAVIDS  GONZALEZ" w:date="2018-10-16T12:11:00Z"/>
              <w:rFonts w:ascii="Arial" w:hAnsi="Arial" w:cs="Arial"/>
              <w:bCs/>
            </w:rPr>
          </w:rPrChange>
        </w:rPr>
      </w:pPr>
    </w:p>
    <w:p w:rsidR="005D067D" w:rsidRDefault="005D067D" w:rsidP="000D513A">
      <w:pPr>
        <w:spacing w:after="0" w:line="360" w:lineRule="auto"/>
        <w:jc w:val="both"/>
        <w:rPr>
          <w:rFonts w:ascii="Times New Roman" w:eastAsia="Calibri" w:hAnsi="Times New Roman" w:cs="Arial"/>
          <w:sz w:val="24"/>
          <w:szCs w:val="24"/>
          <w:lang w:val="es-ES"/>
        </w:rPr>
      </w:pPr>
      <w:ins w:id="717" w:author="DAVIDS  GONZALEZ" w:date="2018-10-16T12:11:00Z">
        <w:r w:rsidRPr="000D513A">
          <w:rPr>
            <w:rFonts w:ascii="Times New Roman" w:eastAsia="Calibri" w:hAnsi="Times New Roman" w:cs="Arial"/>
            <w:sz w:val="24"/>
            <w:szCs w:val="24"/>
            <w:lang w:val="es-ES"/>
            <w:rPrChange w:id="718" w:author="DAVIDS  GONZALEZ" w:date="2018-10-16T12:11:00Z">
              <w:rPr>
                <w:rFonts w:ascii="Arial" w:hAnsi="Arial" w:cs="Arial"/>
                <w:bCs/>
              </w:rPr>
            </w:rPrChange>
          </w:rPr>
          <w:t xml:space="preserve">Un impacto mayoritario se </w:t>
        </w:r>
      </w:ins>
      <w:ins w:id="719" w:author="DAVIDS  GONZALEZ" w:date="2018-10-16T12:12:00Z">
        <w:r w:rsidRPr="000D513A">
          <w:rPr>
            <w:rFonts w:ascii="Times New Roman" w:eastAsia="Calibri" w:hAnsi="Times New Roman" w:cs="Arial"/>
            <w:sz w:val="24"/>
            <w:szCs w:val="24"/>
            <w:lang w:val="es-ES"/>
          </w:rPr>
          <w:t>verá</w:t>
        </w:r>
      </w:ins>
      <w:ins w:id="720" w:author="DAVIDS  GONZALEZ" w:date="2018-10-16T12:11:00Z">
        <w:r w:rsidRPr="000D513A">
          <w:rPr>
            <w:rFonts w:ascii="Times New Roman" w:eastAsia="Calibri" w:hAnsi="Times New Roman" w:cs="Arial"/>
            <w:sz w:val="24"/>
            <w:szCs w:val="24"/>
            <w:lang w:val="es-ES"/>
            <w:rPrChange w:id="721" w:author="DAVIDS  GONZALEZ" w:date="2018-10-16T12:11:00Z">
              <w:rPr>
                <w:rFonts w:ascii="Arial" w:hAnsi="Arial" w:cs="Arial"/>
                <w:bCs/>
              </w:rPr>
            </w:rPrChange>
          </w:rPr>
          <w:t xml:space="preserve"> reflejado en los turistas que visitan la Provincia de Santa Elena, porque estos no conocen el área ni las rutas de los buses, muchos de estos al llegar al terminal terrestre “REGIONAL SUMPA” abordan taxis, pero una vez conociendo el transporte </w:t>
        </w:r>
      </w:ins>
      <w:ins w:id="722" w:author="DAVIDS  GONZALEZ" w:date="2018-10-16T12:12:00Z">
        <w:r w:rsidRPr="000D513A">
          <w:rPr>
            <w:rFonts w:ascii="Times New Roman" w:eastAsia="Calibri" w:hAnsi="Times New Roman" w:cs="Arial"/>
            <w:sz w:val="24"/>
            <w:szCs w:val="24"/>
            <w:lang w:val="es-ES"/>
          </w:rPr>
          <w:t>público</w:t>
        </w:r>
      </w:ins>
      <w:ins w:id="723" w:author="DAVIDS  GONZALEZ" w:date="2018-10-16T12:11:00Z">
        <w:r w:rsidRPr="000D513A">
          <w:rPr>
            <w:rFonts w:ascii="Times New Roman" w:eastAsia="Calibri" w:hAnsi="Times New Roman" w:cs="Arial"/>
            <w:sz w:val="24"/>
            <w:szCs w:val="24"/>
            <w:lang w:val="es-ES"/>
            <w:rPrChange w:id="724" w:author="DAVIDS  GONZALEZ" w:date="2018-10-16T12:11:00Z">
              <w:rPr>
                <w:rFonts w:ascii="Arial" w:hAnsi="Arial" w:cs="Arial"/>
                <w:bCs/>
              </w:rPr>
            </w:rPrChange>
          </w:rPr>
          <w:t xml:space="preserve"> pueden optar por una opción más económica.</w:t>
        </w:r>
      </w:ins>
    </w:p>
    <w:p w:rsidR="000D513A" w:rsidRPr="000D513A" w:rsidRDefault="000D513A" w:rsidP="000D513A">
      <w:pPr>
        <w:spacing w:after="0" w:line="360" w:lineRule="auto"/>
        <w:jc w:val="both"/>
        <w:rPr>
          <w:ins w:id="725" w:author="DAVIDS  GONZALEZ" w:date="2019-01-15T12:36:00Z"/>
          <w:rFonts w:ascii="Times New Roman" w:eastAsia="Calibri" w:hAnsi="Times New Roman" w:cs="Arial"/>
          <w:sz w:val="24"/>
          <w:szCs w:val="24"/>
          <w:lang w:val="es-ES"/>
        </w:rPr>
      </w:pPr>
    </w:p>
    <w:p w:rsidR="005D067D" w:rsidRDefault="005D067D" w:rsidP="000D513A">
      <w:pPr>
        <w:spacing w:after="0" w:line="360" w:lineRule="auto"/>
        <w:jc w:val="both"/>
        <w:rPr>
          <w:rFonts w:ascii="Times New Roman" w:eastAsia="Calibri" w:hAnsi="Times New Roman" w:cs="Arial"/>
          <w:sz w:val="24"/>
          <w:szCs w:val="24"/>
          <w:lang w:val="es-ES"/>
        </w:rPr>
      </w:pPr>
      <w:ins w:id="726" w:author="Ivan A Sanchez Vera" w:date="2019-01-23T16:42:00Z">
        <w:r w:rsidRPr="000D513A">
          <w:rPr>
            <w:rFonts w:ascii="Times New Roman" w:eastAsia="Calibri" w:hAnsi="Times New Roman" w:cs="Arial"/>
            <w:sz w:val="24"/>
            <w:szCs w:val="24"/>
            <w:lang w:val="es-ES"/>
          </w:rPr>
          <w:t xml:space="preserve">El proyecto también beneficia a las entidades </w:t>
        </w:r>
      </w:ins>
      <w:ins w:id="727" w:author="Ivan A Sanchez Vera" w:date="2019-01-23T16:43:00Z">
        <w:r w:rsidRPr="000D513A">
          <w:rPr>
            <w:rFonts w:ascii="Times New Roman" w:eastAsia="Calibri" w:hAnsi="Times New Roman" w:cs="Arial"/>
            <w:sz w:val="24"/>
            <w:szCs w:val="24"/>
            <w:lang w:val="es-ES"/>
          </w:rPr>
          <w:t>coordinadoras del flujo vehicular</w:t>
        </w:r>
      </w:ins>
      <w:ins w:id="728" w:author="Ivan A Sanchez Vera" w:date="2019-01-23T16:42:00Z">
        <w:r w:rsidRPr="000D513A">
          <w:rPr>
            <w:rFonts w:ascii="Times New Roman" w:eastAsia="Calibri" w:hAnsi="Times New Roman" w:cs="Arial"/>
            <w:sz w:val="24"/>
            <w:szCs w:val="24"/>
            <w:lang w:val="es-ES"/>
          </w:rPr>
          <w:t>. Actualmente, l</w:t>
        </w:r>
      </w:ins>
      <w:ins w:id="729" w:author="DAVIDS  GONZALEZ" w:date="2019-01-15T12:36:00Z">
        <w:del w:id="730" w:author="Ivan A Sanchez Vera" w:date="2019-01-23T16:42:00Z">
          <w:r w:rsidRPr="000D513A" w:rsidDel="009F28B1">
            <w:rPr>
              <w:rFonts w:ascii="Times New Roman" w:eastAsia="Calibri" w:hAnsi="Times New Roman" w:cs="Arial"/>
              <w:sz w:val="24"/>
              <w:szCs w:val="24"/>
              <w:lang w:val="es-ES"/>
              <w:rPrChange w:id="731" w:author="DAVIDS  GONZALEZ" w:date="2019-01-15T12:36:00Z">
                <w:rPr>
                  <w:rFonts w:ascii="Arial" w:hAnsi="Arial" w:cs="Arial"/>
                  <w:bCs/>
                </w:rPr>
              </w:rPrChange>
            </w:rPr>
            <w:delText>L</w:delText>
          </w:r>
        </w:del>
        <w:r w:rsidRPr="000D513A">
          <w:rPr>
            <w:rFonts w:ascii="Times New Roman" w:eastAsia="Calibri" w:hAnsi="Times New Roman" w:cs="Arial"/>
            <w:sz w:val="24"/>
            <w:szCs w:val="24"/>
            <w:lang w:val="es-ES"/>
            <w:rPrChange w:id="732" w:author="DAVIDS  GONZALEZ" w:date="2019-01-15T12:36:00Z">
              <w:rPr>
                <w:rFonts w:ascii="Arial" w:hAnsi="Arial" w:cs="Arial"/>
                <w:bCs/>
              </w:rPr>
            </w:rPrChange>
          </w:rPr>
          <w:t xml:space="preserve">os agentes de </w:t>
        </w:r>
        <w:r w:rsidRPr="000D513A">
          <w:rPr>
            <w:rFonts w:ascii="Times New Roman" w:eastAsia="Calibri" w:hAnsi="Times New Roman" w:cs="Arial"/>
            <w:sz w:val="24"/>
            <w:szCs w:val="24"/>
            <w:lang w:val="es-ES"/>
          </w:rPr>
          <w:t>tránsito</w:t>
        </w:r>
        <w:r w:rsidRPr="000D513A">
          <w:rPr>
            <w:rFonts w:ascii="Times New Roman" w:eastAsia="Calibri" w:hAnsi="Times New Roman" w:cs="Arial"/>
            <w:sz w:val="24"/>
            <w:szCs w:val="24"/>
            <w:lang w:val="es-ES"/>
            <w:rPrChange w:id="733" w:author="DAVIDS  GONZALEZ" w:date="2019-01-15T12:36:00Z">
              <w:rPr>
                <w:rFonts w:ascii="Arial" w:hAnsi="Arial" w:cs="Arial"/>
                <w:bCs/>
              </w:rPr>
            </w:rPrChange>
          </w:rPr>
          <w:t xml:space="preserve"> no cuentan con un método efectivo que les ayude a llevar un control de los buses a quienes los usuarios han reportado algún inconveniente, tales como: exceso de velocidad, cantidad de pasajeros que viajan en la unidad de transporte</w:t>
        </w:r>
      </w:ins>
      <w:ins w:id="734" w:author="Davids Adrian Gonzalez Tigrero" w:date="2019-01-26T18:43:00Z">
        <w:r w:rsidRPr="000D513A">
          <w:rPr>
            <w:rFonts w:ascii="Times New Roman" w:eastAsia="Calibri" w:hAnsi="Times New Roman" w:cs="Arial"/>
            <w:sz w:val="24"/>
            <w:szCs w:val="24"/>
            <w:lang w:val="es-ES"/>
          </w:rPr>
          <w:t>,</w:t>
        </w:r>
      </w:ins>
      <w:ins w:id="735" w:author="DAVIDS  GONZALEZ" w:date="2019-01-15T12:36:00Z">
        <w:r w:rsidRPr="000D513A">
          <w:rPr>
            <w:rFonts w:ascii="Times New Roman" w:eastAsia="Calibri" w:hAnsi="Times New Roman" w:cs="Arial"/>
            <w:sz w:val="24"/>
            <w:szCs w:val="24"/>
            <w:lang w:val="es-ES"/>
            <w:rPrChange w:id="736" w:author="DAVIDS  GONZALEZ" w:date="2019-01-15T12:36:00Z">
              <w:rPr>
                <w:rFonts w:ascii="Arial" w:hAnsi="Arial" w:cs="Arial"/>
                <w:bCs/>
              </w:rPr>
            </w:rPrChange>
          </w:rPr>
          <w:t xml:space="preserve"> etc. </w:t>
        </w:r>
      </w:ins>
    </w:p>
    <w:p w:rsidR="006D0729" w:rsidRPr="000D513A" w:rsidRDefault="006D0729" w:rsidP="006D0729">
      <w:pPr>
        <w:spacing w:after="0" w:line="360" w:lineRule="auto"/>
        <w:jc w:val="both"/>
        <w:rPr>
          <w:ins w:id="737" w:author="DAVIDS  GONZALEZ" w:date="2019-01-15T12:45: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ins w:id="738" w:author="DAVIDS  GONZALEZ" w:date="2018-10-16T12:11:00Z">
        <w:del w:id="739" w:author="Microsoft" w:date="2018-10-08T17:55:00Z">
          <w:r w:rsidRPr="006D0729">
            <w:rPr>
              <w:rFonts w:ascii="Times New Roman" w:eastAsia="Calibri" w:hAnsi="Times New Roman" w:cs="Arial"/>
              <w:sz w:val="24"/>
              <w:szCs w:val="24"/>
              <w:lang w:val="es-ES"/>
              <w:rPrChange w:id="740" w:author="DAVIDS  GONZALEZ" w:date="2018-10-16T12:11:00Z">
                <w:rPr>
                  <w:rFonts w:ascii="Arial" w:hAnsi="Arial" w:cs="Arial"/>
                  <w:bCs/>
                </w:rPr>
              </w:rPrChange>
            </w:rPr>
            <w:delText xml:space="preserve"> </w:delText>
          </w:r>
        </w:del>
        <w:r w:rsidRPr="006D0729">
          <w:rPr>
            <w:rFonts w:ascii="Times New Roman" w:eastAsia="Calibri" w:hAnsi="Times New Roman" w:cs="Arial"/>
            <w:sz w:val="24"/>
            <w:szCs w:val="24"/>
            <w:lang w:val="es-ES"/>
            <w:rPrChange w:id="741" w:author="DAVIDS  GONZALEZ" w:date="2018-10-16T12:11:00Z">
              <w:rPr>
                <w:rFonts w:ascii="Arial" w:hAnsi="Arial" w:cs="Arial"/>
                <w:bCs/>
              </w:rPr>
            </w:rPrChange>
          </w:rPr>
          <w:t xml:space="preserve">Los agentes, </w:t>
        </w:r>
      </w:ins>
      <w:r w:rsidR="006D0729">
        <w:rPr>
          <w:rFonts w:ascii="Times New Roman" w:eastAsia="Calibri" w:hAnsi="Times New Roman" w:cs="Arial"/>
          <w:sz w:val="24"/>
          <w:szCs w:val="24"/>
          <w:lang w:val="es-ES"/>
        </w:rPr>
        <w:t>pueden</w:t>
      </w:r>
      <w:ins w:id="742" w:author="DAVIDS  GONZALEZ" w:date="2018-10-16T12:11:00Z">
        <w:r w:rsidRPr="006D0729">
          <w:rPr>
            <w:rFonts w:ascii="Times New Roman" w:eastAsia="Calibri" w:hAnsi="Times New Roman" w:cs="Arial"/>
            <w:sz w:val="24"/>
            <w:szCs w:val="24"/>
            <w:lang w:val="es-ES"/>
            <w:rPrChange w:id="743" w:author="DAVIDS  GONZALEZ" w:date="2018-10-16T12:11:00Z">
              <w:rPr>
                <w:rFonts w:ascii="Arial" w:hAnsi="Arial" w:cs="Arial"/>
                <w:bCs/>
              </w:rPr>
            </w:rPrChange>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ascii="Times New Roman" w:eastAsia="Calibri" w:hAnsi="Times New Roman" w:cs="Arial"/>
            <w:sz w:val="24"/>
            <w:szCs w:val="24"/>
            <w:lang w:val="es-ES"/>
          </w:rPr>
          <w:t xml:space="preserve">su resguardo la </w:t>
        </w:r>
      </w:ins>
      <w:ins w:id="744" w:author="DAVIDS  GONZALEZ" w:date="2019-01-15T12:48:00Z">
        <w:r w:rsidRPr="006D0729">
          <w:rPr>
            <w:rFonts w:ascii="Times New Roman" w:eastAsia="Calibri" w:hAnsi="Times New Roman" w:cs="Arial"/>
            <w:sz w:val="24"/>
            <w:szCs w:val="24"/>
            <w:lang w:val="es-ES"/>
          </w:rPr>
          <w:t>Capa de</w:t>
        </w:r>
      </w:ins>
      <w:ins w:id="745" w:author="DAVIDS  GONZALEZ" w:date="2019-01-15T12:49:00Z">
        <w:r w:rsidRPr="006D0729">
          <w:rPr>
            <w:rFonts w:ascii="Times New Roman" w:eastAsia="Calibri" w:hAnsi="Times New Roman" w:cs="Arial"/>
            <w:sz w:val="24"/>
            <w:szCs w:val="24"/>
            <w:lang w:val="es-ES"/>
          </w:rPr>
          <w:t xml:space="preserve"> Servicios</w:t>
        </w:r>
      </w:ins>
      <w:ins w:id="746" w:author="DAVIDS  GONZALEZ" w:date="2018-10-16T12:11:00Z">
        <w:r w:rsidRPr="006D0729">
          <w:rPr>
            <w:rFonts w:ascii="Times New Roman" w:eastAsia="Calibri" w:hAnsi="Times New Roman" w:cs="Arial"/>
            <w:sz w:val="24"/>
            <w:szCs w:val="24"/>
            <w:lang w:val="es-ES"/>
            <w:rPrChange w:id="747"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fue</w:t>
      </w:r>
      <w:ins w:id="748" w:author="DAVIDS  GONZALEZ" w:date="2018-10-16T12:11:00Z">
        <w:r w:rsidRPr="006D0729">
          <w:rPr>
            <w:rFonts w:ascii="Times New Roman" w:eastAsia="Calibri" w:hAnsi="Times New Roman" w:cs="Arial"/>
            <w:sz w:val="24"/>
            <w:szCs w:val="24"/>
            <w:lang w:val="es-ES"/>
            <w:rPrChange w:id="749"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desarrollado</w:t>
      </w:r>
      <w:ins w:id="750" w:author="DAVIDS  GONZALEZ" w:date="2018-10-16T12:11:00Z">
        <w:r w:rsidRPr="006D0729">
          <w:rPr>
            <w:rFonts w:ascii="Times New Roman" w:eastAsia="Calibri" w:hAnsi="Times New Roman" w:cs="Arial"/>
            <w:sz w:val="24"/>
            <w:szCs w:val="24"/>
            <w:lang w:val="es-ES"/>
            <w:rPrChange w:id="751" w:author="DAVIDS  GONZALEZ" w:date="2018-10-16T12:11:00Z">
              <w:rPr>
                <w:rFonts w:ascii="Arial" w:hAnsi="Arial" w:cs="Arial"/>
                <w:bCs/>
              </w:rPr>
            </w:rPrChange>
          </w:rPr>
          <w:t xml:space="preserve"> para </w:t>
        </w:r>
      </w:ins>
      <w:ins w:id="752" w:author="DAVIDS  GONZALEZ" w:date="2019-01-15T12:49:00Z">
        <w:r w:rsidRPr="006D0729">
          <w:rPr>
            <w:rFonts w:ascii="Times New Roman" w:eastAsia="Calibri" w:hAnsi="Times New Roman" w:cs="Arial"/>
            <w:sz w:val="24"/>
            <w:szCs w:val="24"/>
            <w:lang w:val="es-ES"/>
          </w:rPr>
          <w:t xml:space="preserve">ayudar al manejo de datos que tanto la App. </w:t>
        </w:r>
        <w:proofErr w:type="spellStart"/>
        <w:r w:rsidRPr="006D0729">
          <w:rPr>
            <w:rFonts w:ascii="Times New Roman" w:eastAsia="Calibri" w:hAnsi="Times New Roman" w:cs="Arial"/>
            <w:sz w:val="24"/>
            <w:szCs w:val="24"/>
            <w:lang w:val="es-ES"/>
          </w:rPr>
          <w:t>Movil</w:t>
        </w:r>
        <w:proofErr w:type="spellEnd"/>
        <w:r w:rsidRPr="006D0729">
          <w:rPr>
            <w:rFonts w:ascii="Times New Roman" w:eastAsia="Calibri" w:hAnsi="Times New Roman" w:cs="Arial"/>
            <w:sz w:val="24"/>
            <w:szCs w:val="24"/>
            <w:lang w:val="es-ES"/>
          </w:rPr>
          <w:t xml:space="preserve">, App. Web y el </w:t>
        </w:r>
      </w:ins>
      <w:ins w:id="753" w:author="DAVIDS  GONZALEZ" w:date="2019-01-15T12:50:00Z">
        <w:r w:rsidRPr="006D0729">
          <w:rPr>
            <w:rFonts w:ascii="Times New Roman" w:eastAsia="Calibri" w:hAnsi="Times New Roman" w:cs="Arial"/>
            <w:sz w:val="24"/>
            <w:szCs w:val="24"/>
            <w:lang w:val="es-ES"/>
          </w:rPr>
          <w:t>D</w:t>
        </w:r>
      </w:ins>
      <w:ins w:id="754" w:author="DAVIDS  GONZALEZ" w:date="2019-01-15T12:49:00Z">
        <w:r w:rsidRPr="006D0729">
          <w:rPr>
            <w:rFonts w:ascii="Times New Roman" w:eastAsia="Calibri" w:hAnsi="Times New Roman" w:cs="Arial"/>
            <w:sz w:val="24"/>
            <w:szCs w:val="24"/>
            <w:lang w:val="es-ES"/>
          </w:rPr>
          <w:t>ispositivo del</w:t>
        </w:r>
      </w:ins>
      <w:ins w:id="755" w:author="DAVIDS  GONZALEZ" w:date="2019-01-15T12:50:00Z">
        <w:r w:rsidRPr="006D0729">
          <w:rPr>
            <w:rFonts w:ascii="Times New Roman" w:eastAsia="Calibri" w:hAnsi="Times New Roman" w:cs="Arial"/>
            <w:sz w:val="24"/>
            <w:szCs w:val="24"/>
            <w:lang w:val="es-ES"/>
          </w:rPr>
          <w:t xml:space="preserve"> Bus </w:t>
        </w:r>
      </w:ins>
      <w:r w:rsidR="006D0729">
        <w:rPr>
          <w:rFonts w:ascii="Times New Roman" w:eastAsia="Calibri" w:hAnsi="Times New Roman" w:cs="Arial"/>
          <w:sz w:val="24"/>
          <w:szCs w:val="24"/>
          <w:lang w:val="es-ES"/>
        </w:rPr>
        <w:t>necesitan</w:t>
      </w:r>
      <w:ins w:id="756" w:author="DAVIDS  GONZALEZ" w:date="2018-10-16T12:11:00Z">
        <w:r w:rsidRPr="006D0729">
          <w:rPr>
            <w:rFonts w:ascii="Times New Roman" w:eastAsia="Calibri" w:hAnsi="Times New Roman" w:cs="Arial"/>
            <w:sz w:val="24"/>
            <w:szCs w:val="24"/>
            <w:lang w:val="es-ES"/>
            <w:rPrChange w:id="757" w:author="DAVIDS  GONZALEZ" w:date="2018-10-16T12:11:00Z">
              <w:rPr>
                <w:rFonts w:ascii="Arial" w:hAnsi="Arial" w:cs="Arial"/>
                <w:bCs/>
              </w:rPr>
            </w:rPrChange>
          </w:rPr>
          <w:t xml:space="preserve">. Con el fin de beneficiar a la ANT y a la ciudadanía de la península se </w:t>
        </w:r>
      </w:ins>
      <w:r w:rsidR="006D0729">
        <w:rPr>
          <w:rFonts w:ascii="Times New Roman" w:eastAsia="Calibri" w:hAnsi="Times New Roman" w:cs="Arial"/>
          <w:sz w:val="24"/>
          <w:szCs w:val="24"/>
          <w:lang w:val="es-ES"/>
        </w:rPr>
        <w:t xml:space="preserve">puso </w:t>
      </w:r>
      <w:ins w:id="758" w:author="DAVIDS  GONZALEZ" w:date="2018-10-16T12:11:00Z">
        <w:r w:rsidRPr="006D0729">
          <w:rPr>
            <w:rFonts w:ascii="Times New Roman" w:eastAsia="Calibri" w:hAnsi="Times New Roman" w:cs="Arial"/>
            <w:sz w:val="24"/>
            <w:szCs w:val="24"/>
            <w:lang w:val="es-ES"/>
            <w:rPrChange w:id="759" w:author="DAVIDS  GONZALEZ" w:date="2018-10-16T12:11:00Z">
              <w:rPr>
                <w:rFonts w:ascii="Arial" w:hAnsi="Arial" w:cs="Arial"/>
                <w:bCs/>
              </w:rPr>
            </w:rPrChange>
          </w:rPr>
          <w:t xml:space="preserve">en marcha el </w:t>
        </w:r>
        <w:r w:rsidRPr="006D0729">
          <w:rPr>
            <w:rFonts w:ascii="Times New Roman" w:eastAsia="Calibri" w:hAnsi="Times New Roman" w:cs="Arial"/>
            <w:sz w:val="24"/>
            <w:szCs w:val="24"/>
            <w:lang w:val="es-ES"/>
            <w:rPrChange w:id="760" w:author="DAVIDS  GONZALEZ" w:date="2018-10-16T12:11:00Z">
              <w:rPr>
                <w:rFonts w:ascii="Arial" w:hAnsi="Arial" w:cs="Arial"/>
                <w:b/>
                <w:bCs/>
              </w:rPr>
            </w:rPrChange>
          </w:rPr>
          <w:t>Sistema de Monitoreo de Transporte Público Urbano en la Península de Santa Elena</w:t>
        </w:r>
        <w:r w:rsidRPr="006D0729">
          <w:rPr>
            <w:rFonts w:ascii="Times New Roman" w:eastAsia="Calibri" w:hAnsi="Times New Roman" w:cs="Arial"/>
            <w:sz w:val="24"/>
            <w:szCs w:val="24"/>
            <w:lang w:val="es-ES"/>
            <w:rPrChange w:id="761" w:author="DAVIDS  GONZALEZ" w:date="2018-10-16T12:11:00Z">
              <w:rPr>
                <w:rFonts w:ascii="Arial" w:hAnsi="Arial" w:cs="Arial"/>
                <w:bCs/>
              </w:rPr>
            </w:rPrChange>
          </w:rPr>
          <w:t>.</w:t>
        </w:r>
      </w:ins>
    </w:p>
    <w:p w:rsidR="006D0729" w:rsidRPr="006D0729" w:rsidRDefault="006D0729" w:rsidP="006D0729">
      <w:pPr>
        <w:spacing w:after="0" w:line="360" w:lineRule="auto"/>
        <w:jc w:val="both"/>
        <w:rPr>
          <w:rFonts w:ascii="Times New Roman" w:eastAsia="Calibri" w:hAnsi="Times New Roman" w:cs="Arial"/>
          <w:sz w:val="24"/>
          <w:szCs w:val="24"/>
          <w:lang w:val="es-ES"/>
        </w:rPr>
      </w:pPr>
    </w:p>
    <w:p w:rsidR="005D067D" w:rsidRPr="006D0729" w:rsidDel="00056CF1" w:rsidRDefault="005D067D" w:rsidP="006D0729">
      <w:pPr>
        <w:spacing w:after="0" w:line="360" w:lineRule="auto"/>
        <w:jc w:val="both"/>
        <w:rPr>
          <w:del w:id="762" w:author="DAVIDS  GONZALEZ" w:date="2018-10-16T12:13: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sz w:val="24"/>
          <w:szCs w:val="24"/>
          <w:lang w:val="es-ES"/>
        </w:rPr>
        <w:t>Además, el presente proyecto est</w:t>
      </w:r>
      <w:r w:rsidR="006D0729">
        <w:rPr>
          <w:rFonts w:ascii="Times New Roman" w:eastAsia="Calibri" w:hAnsi="Times New Roman" w:cs="Arial"/>
          <w:sz w:val="24"/>
          <w:szCs w:val="24"/>
          <w:lang w:val="es-ES"/>
        </w:rPr>
        <w:t>á</w:t>
      </w:r>
      <w:r w:rsidRPr="006D0729">
        <w:rPr>
          <w:rFonts w:ascii="Times New Roman" w:eastAsia="Calibri" w:hAnsi="Times New Roman" w:cs="Arial"/>
          <w:sz w:val="24"/>
          <w:szCs w:val="24"/>
          <w:lang w:val="es-ES"/>
        </w:rPr>
        <w:t xml:space="preserve"> basado en los objetivos del plan Nacional de Desarrollo, estos se mencionan a continuación:</w:t>
      </w:r>
    </w:p>
    <w:p w:rsidR="006D0729" w:rsidRPr="006D0729" w:rsidDel="00467FE3" w:rsidRDefault="006D0729" w:rsidP="006D0729">
      <w:pPr>
        <w:spacing w:after="0" w:line="360" w:lineRule="auto"/>
        <w:jc w:val="both"/>
        <w:rPr>
          <w:del w:id="763" w:author="DAVIDS  GONZALEZ" w:date="2018-10-23T18:06:00Z"/>
          <w:rFonts w:ascii="Times New Roman" w:eastAsia="Calibri" w:hAnsi="Times New Roman" w:cs="Arial"/>
          <w:sz w:val="24"/>
          <w:szCs w:val="24"/>
          <w:lang w:val="es-ES"/>
        </w:rPr>
      </w:pPr>
    </w:p>
    <w:p w:rsidR="005D067D" w:rsidRPr="006D0729" w:rsidRDefault="005D067D">
      <w:pPr>
        <w:spacing w:after="0" w:line="360" w:lineRule="auto"/>
        <w:jc w:val="both"/>
        <w:rPr>
          <w:rFonts w:ascii="Times New Roman" w:eastAsia="Calibri" w:hAnsi="Times New Roman" w:cs="Arial"/>
          <w:sz w:val="24"/>
          <w:szCs w:val="24"/>
          <w:lang w:val="es-ES"/>
        </w:rPr>
        <w:pPrChange w:id="764" w:author="DAVIDS  GONZALEZ" w:date="2018-10-23T18:06:00Z">
          <w:pPr>
            <w:spacing w:after="0"/>
            <w:jc w:val="both"/>
          </w:pPr>
        </w:pPrChange>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Eje 1:</w:t>
      </w:r>
      <w:r w:rsidRPr="006D0729">
        <w:rPr>
          <w:rFonts w:ascii="Times New Roman" w:eastAsia="Calibri" w:hAnsi="Times New Roman" w:cs="Arial"/>
          <w:sz w:val="24"/>
          <w:szCs w:val="24"/>
          <w:lang w:val="es-ES"/>
        </w:rPr>
        <w:t xml:space="preserve"> Derechos para Todos Durante Toda la Vida</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Objetivo 1: </w:t>
      </w:r>
      <w:r w:rsidRPr="006D0729">
        <w:rPr>
          <w:rFonts w:ascii="Times New Roman" w:eastAsia="Calibri" w:hAnsi="Times New Roman" w:cs="Arial"/>
          <w:sz w:val="24"/>
          <w:szCs w:val="24"/>
          <w:lang w:val="es-ES"/>
        </w:rPr>
        <w:t>Garantizar una vida Digna con iguales oportunidades para todas las personas.</w:t>
      </w:r>
      <w:sdt>
        <w:sdtPr>
          <w:rPr>
            <w:rFonts w:ascii="Times New Roman" w:eastAsia="Calibri" w:hAnsi="Times New Roman" w:cs="Arial"/>
            <w:sz w:val="24"/>
            <w:szCs w:val="24"/>
            <w:lang w:val="es-ES"/>
          </w:rPr>
          <w:id w:val="125971500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pPr>
        <w:spacing w:after="0" w:line="360" w:lineRule="auto"/>
        <w:ind w:left="708"/>
        <w:jc w:val="both"/>
        <w:rPr>
          <w:rFonts w:ascii="Times New Roman" w:eastAsia="Calibri" w:hAnsi="Times New Roman" w:cs="Arial"/>
          <w:sz w:val="24"/>
          <w:szCs w:val="24"/>
          <w:lang w:val="es-ES"/>
        </w:rPr>
        <w:pPrChange w:id="765" w:author="DAVIDS  GONZALEZ" w:date="2018-10-23T18:09:00Z">
          <w:pPr>
            <w:spacing w:after="0"/>
            <w:ind w:left="708"/>
            <w:jc w:val="both"/>
          </w:pPr>
        </w:pPrChange>
      </w:pPr>
      <w:r w:rsidRPr="006D0729">
        <w:rPr>
          <w:rFonts w:ascii="Times New Roman" w:eastAsia="Calibri" w:hAnsi="Times New Roman" w:cs="Arial"/>
          <w:b/>
          <w:sz w:val="24"/>
          <w:szCs w:val="24"/>
          <w:lang w:val="es-ES"/>
        </w:rPr>
        <w:t>Política 1.8.</w:t>
      </w:r>
      <w:r w:rsidRPr="006D0729">
        <w:rPr>
          <w:rFonts w:ascii="Times New Roman" w:eastAsia="Calibri" w:hAnsi="Times New Roman" w:cs="Arial"/>
          <w:sz w:val="24"/>
          <w:szCs w:val="24"/>
          <w:lang w:val="es-ES"/>
        </w:rPr>
        <w:t xml:space="preserve">  Garantizar el acceso a una vivienda adecuada y digna, con pertinencia cultural y a un entorno seguro, que incluya la provisión y calidad de los bienes y servicios públicos vinculados al hábitat: suelo, energía, movilidad, </w:t>
      </w:r>
      <w:r w:rsidRPr="006D0729">
        <w:rPr>
          <w:rFonts w:ascii="Times New Roman" w:eastAsia="Calibri" w:hAnsi="Times New Roman" w:cs="Arial"/>
          <w:sz w:val="24"/>
          <w:szCs w:val="24"/>
          <w:lang w:val="es-ES"/>
        </w:rPr>
        <w:lastRenderedPageBreak/>
        <w:t xml:space="preserve">transporte, agua y saneamiento, calidad ambiental, espacio público seguro y recreación. </w:t>
      </w:r>
      <w:sdt>
        <w:sdtPr>
          <w:rPr>
            <w:rFonts w:ascii="Times New Roman" w:eastAsia="Calibri" w:hAnsi="Times New Roman" w:cs="Arial"/>
            <w:sz w:val="24"/>
            <w:szCs w:val="24"/>
            <w:lang w:val="es-ES"/>
          </w:rPr>
          <w:id w:val="-67188063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Default="005D067D" w:rsidP="005D067D">
      <w:pPr>
        <w:spacing w:after="0"/>
        <w:jc w:val="both"/>
        <w:rPr>
          <w:rFonts w:ascii="Arial" w:eastAsia="Times New Roman" w:hAnsi="Arial" w:cs="Arial"/>
          <w:bCs/>
          <w:sz w:val="24"/>
          <w:szCs w:val="24"/>
        </w:rPr>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Eje 2: </w:t>
      </w:r>
      <w:r w:rsidRPr="006D0729">
        <w:rPr>
          <w:rFonts w:ascii="Times New Roman" w:eastAsia="Calibri" w:hAnsi="Times New Roman" w:cs="Arial"/>
          <w:sz w:val="24"/>
          <w:szCs w:val="24"/>
          <w:lang w:val="es-ES"/>
        </w:rPr>
        <w:t>Economía al Servicio de la Sociedad</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Objetivo 5:</w:t>
      </w:r>
      <w:r w:rsidRPr="006D0729">
        <w:rPr>
          <w:rFonts w:ascii="Times New Roman" w:eastAsia="Calibri" w:hAnsi="Times New Roman" w:cs="Arial"/>
          <w:sz w:val="24"/>
          <w:szCs w:val="24"/>
          <w:lang w:val="es-ES"/>
        </w:rPr>
        <w:t xml:space="preserve"> Impulsar la productividad y competitividad para el crecimiento económico sostenible de manera redistributiva y solidaria</w:t>
      </w:r>
      <w:sdt>
        <w:sdtPr>
          <w:rPr>
            <w:rFonts w:ascii="Times New Roman" w:eastAsia="Calibri" w:hAnsi="Times New Roman" w:cs="Arial"/>
            <w:sz w:val="24"/>
            <w:szCs w:val="24"/>
            <w:lang w:val="es-ES"/>
          </w:rPr>
          <w:id w:val="-1091777328"/>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rsidP="006D0729">
      <w:pPr>
        <w:spacing w:after="0" w:line="360" w:lineRule="auto"/>
        <w:ind w:left="708"/>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Política 5.9.</w:t>
      </w:r>
      <w:r w:rsidRPr="006D0729">
        <w:rPr>
          <w:rFonts w:ascii="Times New Roman" w:eastAsia="Calibri" w:hAnsi="Times New Roman" w:cs="Arial"/>
          <w:sz w:val="24"/>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ascii="Times New Roman" w:eastAsia="Calibri" w:hAnsi="Times New Roman" w:cs="Arial"/>
            <w:sz w:val="24"/>
            <w:szCs w:val="24"/>
            <w:lang w:val="es-ES"/>
          </w:rPr>
          <w:id w:val="-789889997"/>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4A159E" w:rsidRDefault="00F87E74" w:rsidP="007E7228">
      <w:pPr>
        <w:pStyle w:val="Estilo2"/>
        <w:numPr>
          <w:ilvl w:val="1"/>
          <w:numId w:val="3"/>
        </w:numPr>
        <w:spacing w:line="360" w:lineRule="auto"/>
      </w:pPr>
      <w:r>
        <w:t xml:space="preserve"> </w:t>
      </w:r>
      <w:bookmarkStart w:id="766" w:name="_Toc5382657"/>
      <w:r>
        <w:t>M</w:t>
      </w:r>
      <w:r w:rsidRPr="007E7228">
        <w:t>etodología</w:t>
      </w:r>
      <w:bookmarkEnd w:id="766"/>
    </w:p>
    <w:p w:rsidR="008C367F" w:rsidRDefault="00F87E74" w:rsidP="00CC6E30">
      <w:pPr>
        <w:pStyle w:val="Estilo3"/>
        <w:numPr>
          <w:ilvl w:val="2"/>
          <w:numId w:val="3"/>
        </w:numPr>
      </w:pPr>
      <w:r>
        <w:t>Metodología de Investigación</w:t>
      </w:r>
    </w:p>
    <w:p w:rsidR="008C367F" w:rsidRDefault="008C367F" w:rsidP="008C367F">
      <w:pPr>
        <w:spacing w:after="0" w:line="360" w:lineRule="auto"/>
        <w:jc w:val="both"/>
        <w:rPr>
          <w:rFonts w:ascii="Times New Roman" w:eastAsia="Calibri" w:hAnsi="Times New Roman" w:cs="Arial"/>
          <w:sz w:val="24"/>
          <w:szCs w:val="24"/>
          <w:lang w:val="es-ES"/>
        </w:rPr>
      </w:pPr>
      <w:ins w:id="767" w:author="DAVIDS  GONZALEZ" w:date="2018-10-16T12:29:00Z">
        <w:r w:rsidRPr="007E7228">
          <w:rPr>
            <w:rFonts w:ascii="Times New Roman" w:eastAsia="Calibri" w:hAnsi="Times New Roman" w:cs="Arial"/>
            <w:sz w:val="24"/>
            <w:szCs w:val="24"/>
            <w:lang w:val="es-ES"/>
            <w:rPrChange w:id="768" w:author="DAVIDS  GONZALEZ" w:date="2018-10-16T12:29:00Z">
              <w:rPr>
                <w:rFonts w:ascii="Arial" w:hAnsi="Arial" w:cs="Arial"/>
              </w:rPr>
            </w:rPrChange>
          </w:rPr>
          <w:t>Para est</w:t>
        </w:r>
      </w:ins>
      <w:r>
        <w:rPr>
          <w:rFonts w:ascii="Times New Roman" w:eastAsia="Calibri" w:hAnsi="Times New Roman" w:cs="Arial"/>
          <w:sz w:val="24"/>
          <w:szCs w:val="24"/>
          <w:lang w:val="es-ES"/>
        </w:rPr>
        <w:t>e</w:t>
      </w:r>
      <w:ins w:id="769" w:author="DAVIDS  GONZALEZ" w:date="2018-10-16T12:29:00Z">
        <w:r w:rsidRPr="007E7228">
          <w:rPr>
            <w:rFonts w:ascii="Times New Roman" w:eastAsia="Calibri" w:hAnsi="Times New Roman" w:cs="Arial"/>
            <w:sz w:val="24"/>
            <w:szCs w:val="24"/>
            <w:lang w:val="es-ES"/>
            <w:rPrChange w:id="770" w:author="DAVIDS  GONZALEZ" w:date="2018-10-16T12:29:00Z">
              <w:rPr>
                <w:rFonts w:ascii="Arial" w:hAnsi="Arial" w:cs="Arial"/>
              </w:rPr>
            </w:rPrChange>
          </w:rPr>
          <w:t xml:space="preserve"> </w:t>
        </w:r>
      </w:ins>
      <w:r>
        <w:rPr>
          <w:rFonts w:ascii="Times New Roman" w:eastAsia="Calibri" w:hAnsi="Times New Roman" w:cs="Arial"/>
          <w:sz w:val="24"/>
          <w:szCs w:val="24"/>
          <w:lang w:val="es-ES"/>
        </w:rPr>
        <w:t>proyecto</w:t>
      </w:r>
      <w:ins w:id="771" w:author="DAVIDS  GONZALEZ" w:date="2018-10-16T12:29:00Z">
        <w:r w:rsidRPr="007E7228">
          <w:rPr>
            <w:rFonts w:ascii="Times New Roman" w:eastAsia="Calibri" w:hAnsi="Times New Roman" w:cs="Arial"/>
            <w:sz w:val="24"/>
            <w:szCs w:val="24"/>
            <w:lang w:val="es-ES"/>
            <w:rPrChange w:id="772" w:author="DAVIDS  GONZALEZ" w:date="2018-10-16T12:29:00Z">
              <w:rPr>
                <w:rFonts w:ascii="Arial" w:hAnsi="Arial" w:cs="Arial"/>
              </w:rPr>
            </w:rPrChange>
          </w:rPr>
          <w:t xml:space="preserve"> se realizaron búsquedas bibliográficas, con el objetivo de analizar estudios acerca del transporte </w:t>
        </w:r>
        <w:r w:rsidRPr="007E7228">
          <w:rPr>
            <w:rFonts w:ascii="Times New Roman" w:eastAsia="Calibri" w:hAnsi="Times New Roman" w:cs="Arial"/>
            <w:sz w:val="24"/>
            <w:szCs w:val="24"/>
            <w:lang w:val="es-ES"/>
          </w:rPr>
          <w:t>público</w:t>
        </w:r>
        <w:r w:rsidRPr="007E7228">
          <w:rPr>
            <w:rFonts w:ascii="Times New Roman" w:eastAsia="Calibri" w:hAnsi="Times New Roman" w:cs="Arial"/>
            <w:sz w:val="24"/>
            <w:szCs w:val="24"/>
            <w:lang w:val="es-ES"/>
            <w:rPrChange w:id="773" w:author="DAVIDS  GONZALEZ" w:date="2018-10-16T12:29:00Z">
              <w:rPr>
                <w:rFonts w:ascii="Arial" w:hAnsi="Arial" w:cs="Arial"/>
              </w:rPr>
            </w:rPrChange>
          </w:rPr>
          <w:t xml:space="preserve"> urbano en la provincia de Santa Elena, de los cuales no se obtuvieron </w:t>
        </w:r>
        <w:del w:id="774" w:author="Ivan A Sanchez Vera" w:date="2019-01-23T16:45:00Z">
          <w:r w:rsidRPr="007E7228" w:rsidDel="009F28B1">
            <w:rPr>
              <w:rFonts w:ascii="Times New Roman" w:eastAsia="Calibri" w:hAnsi="Times New Roman" w:cs="Arial"/>
              <w:sz w:val="24"/>
              <w:szCs w:val="24"/>
              <w:lang w:val="es-ES"/>
              <w:rPrChange w:id="775" w:author="DAVIDS  GONZALEZ" w:date="2018-10-16T12:29:00Z">
                <w:rPr>
                  <w:rFonts w:ascii="Arial" w:hAnsi="Arial" w:cs="Arial"/>
                </w:rPr>
              </w:rPrChange>
            </w:rPr>
            <w:delText>los resultados esperados</w:delText>
          </w:r>
        </w:del>
      </w:ins>
      <w:ins w:id="776" w:author="Ivan A Sanchez Vera" w:date="2019-01-23T16:45:00Z">
        <w:r w:rsidRPr="007E7228">
          <w:rPr>
            <w:rFonts w:ascii="Times New Roman" w:eastAsia="Calibri" w:hAnsi="Times New Roman" w:cs="Arial"/>
            <w:sz w:val="24"/>
            <w:szCs w:val="24"/>
            <w:lang w:val="es-ES"/>
          </w:rPr>
          <w:t xml:space="preserve">mayor </w:t>
        </w:r>
        <w:del w:id="777" w:author="Davids Adrian Gonzalez Tigrero" w:date="2019-01-26T20:48:00Z">
          <w:r w:rsidRPr="007E7228" w:rsidDel="00E163F9">
            <w:rPr>
              <w:rFonts w:ascii="Times New Roman" w:eastAsia="Calibri" w:hAnsi="Times New Roman" w:cs="Arial"/>
              <w:sz w:val="24"/>
              <w:szCs w:val="24"/>
              <w:lang w:val="es-ES"/>
            </w:rPr>
            <w:delText>informacion</w:delText>
          </w:r>
        </w:del>
      </w:ins>
      <w:ins w:id="778" w:author="Davids Adrian Gonzalez Tigrero" w:date="2019-01-26T20:48:00Z">
        <w:r w:rsidRPr="007E7228">
          <w:rPr>
            <w:rFonts w:ascii="Times New Roman" w:eastAsia="Calibri" w:hAnsi="Times New Roman" w:cs="Arial"/>
            <w:sz w:val="24"/>
            <w:szCs w:val="24"/>
            <w:lang w:val="es-ES"/>
          </w:rPr>
          <w:t>información</w:t>
        </w:r>
      </w:ins>
      <w:ins w:id="779" w:author="DAVIDS  GONZALEZ" w:date="2018-10-16T12:29:00Z">
        <w:r w:rsidRPr="007E7228">
          <w:rPr>
            <w:rFonts w:ascii="Times New Roman" w:eastAsia="Calibri" w:hAnsi="Times New Roman" w:cs="Arial"/>
            <w:sz w:val="24"/>
            <w:szCs w:val="24"/>
            <w:lang w:val="es-ES"/>
            <w:rPrChange w:id="780" w:author="DAVIDS  GONZALEZ" w:date="2018-10-16T12:29:00Z">
              <w:rPr>
                <w:rFonts w:ascii="Arial" w:hAnsi="Arial" w:cs="Arial"/>
              </w:rPr>
            </w:rPrChange>
          </w:rPr>
          <w:t>. Pero si se encontraron estudios sobre la tarifa referencial</w:t>
        </w:r>
      </w:ins>
      <w:ins w:id="781" w:author="DAVIDS  GONZALEZ" w:date="2018-10-16T12:32:00Z">
        <w:r w:rsidRPr="007E7228">
          <w:rPr>
            <w:rFonts w:ascii="Times New Roman" w:eastAsia="Calibri" w:hAnsi="Times New Roman" w:cs="Arial"/>
            <w:sz w:val="24"/>
            <w:szCs w:val="24"/>
            <w:lang w:val="es-ES"/>
          </w:rPr>
          <w:t xml:space="preserve"> </w:t>
        </w:r>
      </w:ins>
      <w:customXmlInsRangeStart w:id="782" w:author="DAVIDS  GONZALEZ" w:date="2018-10-16T12:35:00Z"/>
      <w:sdt>
        <w:sdtPr>
          <w:rPr>
            <w:rFonts w:ascii="Times New Roman" w:eastAsia="Calibri" w:hAnsi="Times New Roman" w:cs="Arial"/>
            <w:sz w:val="24"/>
            <w:szCs w:val="24"/>
            <w:lang w:val="es-ES"/>
          </w:rPr>
          <w:id w:val="2049867959"/>
          <w:citation/>
        </w:sdtPr>
        <w:sdtContent>
          <w:customXmlInsRangeEnd w:id="782"/>
          <w:ins w:id="783" w:author="DAVIDS  GONZALEZ" w:date="2018-10-16T12:35: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84" w:author="DAVIDS  GONZALEZ" w:date="2018-10-16T12:39:00Z">
                  <w:rPr>
                    <w:rFonts w:ascii="Arial" w:eastAsia="Times New Roman" w:hAnsi="Arial" w:cs="Arial"/>
                    <w:sz w:val="24"/>
                    <w:szCs w:val="24"/>
                  </w:rPr>
                </w:rPrChange>
              </w:rPr>
              <w:instrText xml:space="preserve"> CITATION MIR15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85" w:author="DAVIDS  GONZALEZ" w:date="2018-10-16T12:35:00Z">
            <w:r w:rsidRPr="007E7228">
              <w:rPr>
                <w:rFonts w:ascii="Times New Roman" w:eastAsia="Calibri" w:hAnsi="Times New Roman" w:cs="Arial"/>
                <w:sz w:val="24"/>
                <w:szCs w:val="24"/>
                <w:lang w:val="es-ES"/>
              </w:rPr>
              <w:fldChar w:fldCharType="end"/>
            </w:r>
          </w:ins>
          <w:customXmlInsRangeStart w:id="786" w:author="DAVIDS  GONZALEZ" w:date="2018-10-16T12:35:00Z"/>
        </w:sdtContent>
      </w:sdt>
      <w:customXmlInsRangeEnd w:id="786"/>
      <w:ins w:id="787" w:author="DAVIDS  GONZALEZ" w:date="2018-10-16T12:35:00Z">
        <w:r w:rsidRPr="007E7228">
          <w:rPr>
            <w:rFonts w:ascii="Times New Roman" w:eastAsia="Calibri" w:hAnsi="Times New Roman" w:cs="Arial"/>
            <w:sz w:val="24"/>
            <w:szCs w:val="24"/>
            <w:lang w:val="es-ES"/>
          </w:rPr>
          <w:t>,</w:t>
        </w:r>
      </w:ins>
      <w:ins w:id="788" w:author="DAVIDS  GONZALEZ" w:date="2018-10-16T12:37:00Z">
        <w:r w:rsidRPr="007E7228">
          <w:rPr>
            <w:rFonts w:ascii="Times New Roman" w:eastAsia="Calibri" w:hAnsi="Times New Roman" w:cs="Arial"/>
            <w:sz w:val="24"/>
            <w:szCs w:val="24"/>
            <w:lang w:val="es-ES"/>
            <w:rPrChange w:id="789" w:author="DAVIDS  GONZALEZ" w:date="2018-10-16T12:39:00Z">
              <w:rPr>
                <w:rFonts w:ascii="Arial" w:hAnsi="Arial" w:cs="Arial"/>
              </w:rPr>
            </w:rPrChange>
          </w:rPr>
          <w:t xml:space="preserve"> </w:t>
        </w:r>
        <w:r w:rsidRPr="007E7228">
          <w:rPr>
            <w:rFonts w:ascii="Times New Roman" w:eastAsia="Calibri" w:hAnsi="Times New Roman" w:cs="Arial"/>
            <w:sz w:val="24"/>
            <w:szCs w:val="24"/>
            <w:lang w:val="es-ES"/>
            <w:rPrChange w:id="790" w:author="DAVIDS  GONZALEZ" w:date="2018-10-16T12:37:00Z">
              <w:rPr>
                <w:rFonts w:ascii="Arial" w:hAnsi="Arial" w:cs="Arial"/>
              </w:rPr>
            </w:rPrChange>
          </w:rPr>
          <w:t>uso de medios de transporte terrestre</w:t>
        </w:r>
        <w:r w:rsidRPr="007E7228">
          <w:rPr>
            <w:rFonts w:ascii="Times New Roman" w:eastAsia="Calibri" w:hAnsi="Times New Roman" w:cs="Arial"/>
            <w:sz w:val="24"/>
            <w:szCs w:val="24"/>
            <w:lang w:val="es-ES"/>
          </w:rPr>
          <w:t xml:space="preserve"> </w:t>
        </w:r>
      </w:ins>
      <w:customXmlInsRangeStart w:id="791" w:author="DAVIDS  GONZALEZ" w:date="2018-10-16T12:38:00Z"/>
      <w:sdt>
        <w:sdtPr>
          <w:rPr>
            <w:rFonts w:ascii="Times New Roman" w:eastAsia="Calibri" w:hAnsi="Times New Roman" w:cs="Arial"/>
            <w:sz w:val="24"/>
            <w:szCs w:val="24"/>
            <w:lang w:val="es-ES"/>
          </w:rPr>
          <w:id w:val="-129174085"/>
          <w:citation/>
        </w:sdtPr>
        <w:sdtContent>
          <w:customXmlInsRangeEnd w:id="791"/>
          <w:ins w:id="792" w:author="DAVIDS  GONZALEZ" w:date="2018-10-16T12:38: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93" w:author="DAVIDS  GONZALEZ" w:date="2018-10-16T12:39:00Z">
                  <w:rPr>
                    <w:rFonts w:ascii="Arial" w:eastAsia="Times New Roman" w:hAnsi="Arial" w:cs="Arial"/>
                    <w:sz w:val="24"/>
                    <w:szCs w:val="24"/>
                  </w:rPr>
                </w:rPrChange>
              </w:rPr>
              <w:instrText xml:space="preserve"> CITATION AND13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794" w:author="DAVIDS  GONZALEZ" w:date="2018-10-16T12:38:00Z">
            <w:r w:rsidRPr="007E7228">
              <w:rPr>
                <w:rFonts w:ascii="Times New Roman" w:eastAsia="Calibri" w:hAnsi="Times New Roman" w:cs="Arial"/>
                <w:sz w:val="24"/>
                <w:szCs w:val="24"/>
                <w:lang w:val="es-ES"/>
              </w:rPr>
              <w:fldChar w:fldCharType="end"/>
            </w:r>
          </w:ins>
          <w:customXmlInsRangeStart w:id="795" w:author="DAVIDS  GONZALEZ" w:date="2018-10-16T12:38:00Z"/>
        </w:sdtContent>
      </w:sdt>
      <w:customXmlInsRangeEnd w:id="795"/>
      <w:ins w:id="796" w:author="DAVIDS  GONZALEZ" w:date="2018-10-16T12:39:00Z">
        <w:r w:rsidRPr="007E7228">
          <w:rPr>
            <w:rFonts w:ascii="Times New Roman" w:eastAsia="Calibri" w:hAnsi="Times New Roman" w:cs="Arial"/>
            <w:sz w:val="24"/>
            <w:szCs w:val="24"/>
            <w:lang w:val="es-ES"/>
          </w:rPr>
          <w:t xml:space="preserve">, </w:t>
        </w:r>
        <w:r w:rsidRPr="007E7228">
          <w:rPr>
            <w:rFonts w:ascii="Times New Roman" w:eastAsia="Calibri" w:hAnsi="Times New Roman" w:cs="Arial"/>
            <w:sz w:val="24"/>
            <w:szCs w:val="24"/>
            <w:lang w:val="es-ES"/>
            <w:rPrChange w:id="797" w:author="DAVIDS  GONZALEZ" w:date="2018-10-16T12:39:00Z">
              <w:rPr>
                <w:rFonts w:ascii="Arial" w:hAnsi="Arial" w:cs="Arial"/>
              </w:rPr>
            </w:rPrChange>
          </w:rPr>
          <w:t>como también se obtuvo información de que en el terminal Sumpa laboran 7</w:t>
        </w:r>
        <w:r w:rsidRPr="007E7228">
          <w:rPr>
            <w:rFonts w:ascii="Times New Roman" w:eastAsia="Calibri" w:hAnsi="Times New Roman" w:cs="Arial"/>
            <w:sz w:val="24"/>
            <w:szCs w:val="24"/>
            <w:lang w:val="es-ES"/>
            <w:rPrChange w:id="798" w:author="DAVIDS  GONZALEZ" w:date="2018-10-16T12:39:00Z">
              <w:rPr>
                <w:rFonts w:ascii="Arial" w:hAnsi="Arial" w:cs="Arial"/>
                <w:color w:val="212121"/>
                <w:sz w:val="23"/>
                <w:szCs w:val="23"/>
                <w:shd w:val="clear" w:color="auto" w:fill="FFFFFF"/>
              </w:rPr>
            </w:rPrChange>
          </w:rPr>
          <w:t xml:space="preserve"> cooperativas de buses interprovinciales y 13 Inter cantonales</w:t>
        </w:r>
        <w:r w:rsidRPr="007E7228">
          <w:rPr>
            <w:rFonts w:ascii="Times New Roman" w:eastAsia="Calibri" w:hAnsi="Times New Roman" w:cs="Arial"/>
            <w:sz w:val="24"/>
            <w:szCs w:val="24"/>
            <w:lang w:val="es-ES"/>
          </w:rPr>
          <w:t xml:space="preserve"> </w:t>
        </w:r>
      </w:ins>
      <w:customXmlInsRangeStart w:id="799" w:author="DAVIDS  GONZALEZ" w:date="2018-10-16T12:42:00Z"/>
      <w:sdt>
        <w:sdtPr>
          <w:rPr>
            <w:rFonts w:ascii="Times New Roman" w:eastAsia="Calibri" w:hAnsi="Times New Roman" w:cs="Arial"/>
            <w:sz w:val="24"/>
            <w:szCs w:val="24"/>
            <w:lang w:val="es-ES"/>
          </w:rPr>
          <w:id w:val="369577875"/>
          <w:citation/>
        </w:sdtPr>
        <w:sdtContent>
          <w:customXmlInsRangeEnd w:id="799"/>
          <w:ins w:id="800" w:author="DAVIDS  GONZALEZ" w:date="2018-10-16T12:42: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
              <w:instrText xml:space="preserve"> CITATION Ter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[18]</w:t>
          </w:r>
          <w:ins w:id="801" w:author="DAVIDS  GONZALEZ" w:date="2018-10-16T12:42:00Z">
            <w:r w:rsidRPr="007E7228">
              <w:rPr>
                <w:rFonts w:ascii="Times New Roman" w:eastAsia="Calibri" w:hAnsi="Times New Roman" w:cs="Arial"/>
                <w:sz w:val="24"/>
                <w:szCs w:val="24"/>
                <w:lang w:val="es-ES"/>
              </w:rPr>
              <w:fldChar w:fldCharType="end"/>
            </w:r>
          </w:ins>
          <w:customXmlInsRangeStart w:id="802" w:author="DAVIDS  GONZALEZ" w:date="2018-10-16T12:42:00Z"/>
        </w:sdtContent>
      </w:sdt>
      <w:customXmlInsRangeEnd w:id="802"/>
      <w:ins w:id="803" w:author="DAVIDS  GONZALEZ" w:date="2018-10-16T12:43:00Z">
        <w:r w:rsidRPr="007E7228">
          <w:rPr>
            <w:rFonts w:ascii="Times New Roman" w:eastAsia="Calibri" w:hAnsi="Times New Roman" w:cs="Arial"/>
            <w:sz w:val="24"/>
            <w:szCs w:val="24"/>
            <w:lang w:val="es-ES"/>
          </w:rPr>
          <w:t>. Con toda evidencia circunstancial se da por hecho que esta propuesta tiene un tinte de nivel exploratorio al no existir un estudio previo a la movilización de la ciudadanía en transporte público urbano (buses).</w:t>
        </w:r>
      </w:ins>
      <w:ins w:id="804" w:author="DAVIDS  GONZALEZ" w:date="2018-10-16T12:44:00Z">
        <w:del w:id="805" w:author="Ivan A Sanchez Vera" w:date="2019-01-23T16:46:00Z">
          <w:r w:rsidRPr="00E51EFE" w:rsidDel="009F28B1">
            <w:rPr>
              <w:rFonts w:ascii="Times New Roman" w:eastAsia="Calibri" w:hAnsi="Times New Roman" w:cs="Arial"/>
              <w:sz w:val="24"/>
              <w:szCs w:val="24"/>
              <w:lang w:val="es-ES"/>
              <w:rPrChange w:id="806" w:author="DAVIDS  GONZALEZ" w:date="2018-10-16T12:44:00Z">
                <w:rPr>
                  <w:rFonts w:ascii="Arial" w:hAnsi="Arial" w:cs="Arial"/>
                </w:rPr>
              </w:rPrChange>
            </w:rPr>
            <w:delText>,</w:delText>
          </w:r>
        </w:del>
        <w:r w:rsidRPr="00E51EFE">
          <w:rPr>
            <w:rFonts w:ascii="Times New Roman" w:eastAsia="Calibri" w:hAnsi="Times New Roman" w:cs="Arial"/>
            <w:sz w:val="24"/>
            <w:szCs w:val="24"/>
            <w:lang w:val="es-ES"/>
            <w:rPrChange w:id="807" w:author="DAVIDS  GONZALEZ" w:date="2018-10-16T12:44:00Z">
              <w:rPr>
                <w:rFonts w:ascii="Arial" w:hAnsi="Arial" w:cs="Arial"/>
              </w:rPr>
            </w:rPrChange>
          </w:rPr>
          <w:t xml:space="preserve"> </w:t>
        </w:r>
        <w:del w:id="808" w:author="Ivan A Sanchez Vera" w:date="2019-01-23T16:46:00Z">
          <w:r w:rsidRPr="00E51EFE" w:rsidDel="009F28B1">
            <w:rPr>
              <w:rFonts w:ascii="Times New Roman" w:eastAsia="Calibri" w:hAnsi="Times New Roman" w:cs="Arial"/>
              <w:sz w:val="24"/>
              <w:szCs w:val="24"/>
              <w:lang w:val="es-ES"/>
              <w:rPrChange w:id="809" w:author="DAVIDS  GONZALEZ" w:date="2018-10-16T12:44:00Z">
                <w:rPr>
                  <w:rFonts w:ascii="Arial" w:hAnsi="Arial" w:cs="Arial"/>
                </w:rPr>
              </w:rPrChange>
            </w:rPr>
            <w:delText>ya que e</w:delText>
          </w:r>
        </w:del>
      </w:ins>
      <w:ins w:id="810" w:author="Ivan A Sanchez Vera" w:date="2019-01-23T16:46:00Z">
        <w:r w:rsidRPr="00E51EFE">
          <w:rPr>
            <w:rFonts w:ascii="Times New Roman" w:eastAsia="Calibri" w:hAnsi="Times New Roman" w:cs="Arial"/>
            <w:sz w:val="24"/>
            <w:szCs w:val="24"/>
            <w:lang w:val="es-ES"/>
          </w:rPr>
          <w:t>E</w:t>
        </w:r>
      </w:ins>
      <w:ins w:id="811" w:author="DAVIDS  GONZALEZ" w:date="2018-10-16T12:44:00Z">
        <w:r w:rsidRPr="00E51EFE">
          <w:rPr>
            <w:rFonts w:ascii="Times New Roman" w:eastAsia="Calibri" w:hAnsi="Times New Roman" w:cs="Arial"/>
            <w:sz w:val="24"/>
            <w:szCs w:val="24"/>
            <w:lang w:val="es-ES"/>
            <w:rPrChange w:id="812" w:author="DAVIDS  GONZALEZ" w:date="2018-10-16T12:44:00Z">
              <w:rPr>
                <w:rFonts w:ascii="Arial" w:hAnsi="Arial" w:cs="Arial"/>
              </w:rPr>
            </w:rPrChange>
          </w:rPr>
          <w:t>sta metodología permitirá obtener resultados que</w:t>
        </w:r>
      </w:ins>
      <w:ins w:id="813" w:author="Davids Adrian Gonzalez Tigrero" w:date="2019-01-26T20:49:00Z">
        <w:r w:rsidRPr="00E51EFE">
          <w:rPr>
            <w:rFonts w:ascii="Times New Roman" w:eastAsia="Calibri" w:hAnsi="Times New Roman" w:cs="Arial"/>
            <w:sz w:val="24"/>
            <w:szCs w:val="24"/>
            <w:lang w:val="es-ES"/>
          </w:rPr>
          <w:t xml:space="preserve"> </w:t>
        </w:r>
      </w:ins>
      <w:ins w:id="814" w:author="DAVIDS  GONZALEZ" w:date="2018-10-16T12:44:00Z">
        <w:r w:rsidRPr="00E51EFE">
          <w:rPr>
            <w:rFonts w:ascii="Times New Roman" w:eastAsia="Calibri" w:hAnsi="Times New Roman" w:cs="Arial"/>
            <w:sz w:val="24"/>
            <w:szCs w:val="24"/>
            <w:lang w:val="es-ES"/>
            <w:rPrChange w:id="815" w:author="DAVIDS  GONZALEZ" w:date="2018-10-16T12:44:00Z">
              <w:rPr>
                <w:rFonts w:ascii="Arial" w:hAnsi="Arial" w:cs="Arial"/>
              </w:rPr>
            </w:rPrChange>
          </w:rPr>
          <w:t>darán paso a otras investigaciones</w:t>
        </w:r>
      </w:ins>
      <w:r>
        <w:rPr>
          <w:rFonts w:ascii="Times New Roman" w:eastAsia="Calibri" w:hAnsi="Times New Roman" w:cs="Arial"/>
          <w:sz w:val="24"/>
          <w:szCs w:val="24"/>
          <w:lang w:val="es-ES"/>
        </w:rPr>
        <w:t xml:space="preserve"> a futuro</w:t>
      </w:r>
      <w:ins w:id="816" w:author="DAVIDS  GONZALEZ" w:date="2018-10-16T12:44:00Z">
        <w:r w:rsidRPr="00E51EFE">
          <w:rPr>
            <w:rFonts w:ascii="Times New Roman" w:eastAsia="Calibri" w:hAnsi="Times New Roman" w:cs="Arial"/>
            <w:sz w:val="24"/>
            <w:szCs w:val="24"/>
            <w:lang w:val="es-ES"/>
          </w:rPr>
          <w:t xml:space="preserve">. </w:t>
        </w:r>
      </w:ins>
      <w:customXmlInsRangeStart w:id="817" w:author="DAVIDS  GONZALEZ" w:date="2018-10-16T12:47:00Z"/>
      <w:sdt>
        <w:sdtPr>
          <w:rPr>
            <w:rFonts w:ascii="Times New Roman" w:eastAsia="Calibri" w:hAnsi="Times New Roman" w:cs="Arial"/>
            <w:sz w:val="24"/>
            <w:szCs w:val="24"/>
            <w:lang w:val="es-ES"/>
          </w:rPr>
          <w:id w:val="-977912621"/>
          <w:citation/>
        </w:sdtPr>
        <w:sdtContent>
          <w:customXmlInsRangeEnd w:id="817"/>
          <w:ins w:id="818" w:author="DAVIDS  GONZALEZ" w:date="2018-10-16T12:47: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19" w:author="DAVIDS  GONZALEZ" w:date="2018-10-16T12:49:00Z">
                  <w:rPr>
                    <w:rFonts w:ascii="Arial" w:eastAsia="Times New Roman" w:hAnsi="Arial" w:cs="Arial"/>
                    <w:sz w:val="24"/>
                    <w:szCs w:val="24"/>
                  </w:rPr>
                </w:rPrChange>
              </w:rPr>
              <w:instrText xml:space="preserve"> CITATION DrR10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[19]</w:t>
          </w:r>
          <w:ins w:id="820" w:author="DAVIDS  GONZALEZ" w:date="2018-10-16T12:47:00Z">
            <w:r w:rsidRPr="00E51EFE">
              <w:rPr>
                <w:rFonts w:ascii="Times New Roman" w:eastAsia="Calibri" w:hAnsi="Times New Roman" w:cs="Arial"/>
                <w:sz w:val="24"/>
                <w:szCs w:val="24"/>
                <w:lang w:val="es-ES"/>
              </w:rPr>
              <w:fldChar w:fldCharType="end"/>
            </w:r>
          </w:ins>
          <w:customXmlInsRangeStart w:id="821" w:author="DAVIDS  GONZALEZ" w:date="2018-10-16T12:47:00Z"/>
        </w:sdtContent>
      </w:sdt>
      <w:customXmlInsRangeEnd w:id="821"/>
    </w:p>
    <w:p w:rsidR="008C367F" w:rsidRPr="00E51EFE" w:rsidRDefault="008C367F" w:rsidP="008C367F">
      <w:pPr>
        <w:spacing w:after="0" w:line="360" w:lineRule="auto"/>
        <w:jc w:val="both"/>
        <w:rPr>
          <w:ins w:id="822" w:author="DAVIDS  GONZALEZ" w:date="2018-10-16T12:49:00Z"/>
          <w:rFonts w:ascii="Times New Roman" w:eastAsia="Calibri" w:hAnsi="Times New Roman" w:cs="Arial"/>
          <w:sz w:val="24"/>
          <w:szCs w:val="24"/>
          <w:lang w:val="es-ES"/>
        </w:rPr>
      </w:pPr>
    </w:p>
    <w:p w:rsidR="008C367F" w:rsidRDefault="008C367F" w:rsidP="008C367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Para reconocer los problemas que existen en el transporte público urbano en la península, se realizaron distintos métodos de recolección de información </w:t>
      </w:r>
      <w:customXmlInsRangeStart w:id="823" w:author="DAVIDS  GONZALEZ" w:date="2018-10-16T12:50:00Z"/>
      <w:sdt>
        <w:sdtPr>
          <w:rPr>
            <w:rFonts w:ascii="Times New Roman" w:eastAsia="Calibri" w:hAnsi="Times New Roman" w:cs="Arial"/>
            <w:sz w:val="24"/>
            <w:szCs w:val="24"/>
            <w:lang w:val="es-ES"/>
          </w:rPr>
          <w:id w:val="1671524452"/>
          <w:citation/>
        </w:sdtPr>
        <w:sdtContent>
          <w:customXmlInsRangeEnd w:id="823"/>
          <w:ins w:id="824" w:author="DAVIDS  GONZALEZ" w:date="2018-10-16T12:50: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25" w:author="DAVIDS  GONZALEZ" w:date="2018-10-16T12:51:00Z">
                  <w:rPr>
                    <w:rFonts w:ascii="Arial" w:eastAsia="Times New Roman" w:hAnsi="Arial" w:cs="Arial"/>
                    <w:sz w:val="24"/>
                    <w:szCs w:val="24"/>
                  </w:rPr>
                </w:rPrChange>
              </w:rPr>
              <w:instrText xml:space="preserve"> CITATION Ken11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[20]</w:t>
          </w:r>
          <w:ins w:id="826" w:author="DAVIDS  GONZALEZ" w:date="2018-10-16T12:50:00Z">
            <w:r w:rsidRPr="00E51EFE">
              <w:rPr>
                <w:rFonts w:ascii="Times New Roman" w:eastAsia="Calibri" w:hAnsi="Times New Roman" w:cs="Arial"/>
                <w:sz w:val="24"/>
                <w:szCs w:val="24"/>
                <w:lang w:val="es-ES"/>
              </w:rPr>
              <w:fldChar w:fldCharType="end"/>
            </w:r>
          </w:ins>
          <w:customXmlInsRangeStart w:id="827" w:author="DAVIDS  GONZALEZ" w:date="2018-10-16T12:50:00Z"/>
        </w:sdtContent>
      </w:sdt>
      <w:customXmlInsRangeEnd w:id="827"/>
      <w:r>
        <w:rPr>
          <w:rFonts w:ascii="Times New Roman" w:eastAsia="Calibri" w:hAnsi="Times New Roman" w:cs="Arial"/>
          <w:sz w:val="24"/>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rsidR="008C367F" w:rsidRDefault="008C367F" w:rsidP="008C367F">
      <w:pPr>
        <w:spacing w:after="0" w:line="360" w:lineRule="auto"/>
        <w:jc w:val="both"/>
        <w:rPr>
          <w:rFonts w:ascii="Times New Roman" w:eastAsia="Calibri" w:hAnsi="Times New Roman" w:cs="Arial"/>
          <w:sz w:val="24"/>
          <w:szCs w:val="24"/>
          <w:lang w:val="es-ES"/>
        </w:rPr>
      </w:pPr>
    </w:p>
    <w:p w:rsidR="004F1EA0" w:rsidRDefault="008C367F" w:rsidP="00CC6E30">
      <w:pPr>
        <w:pStyle w:val="Estilo3"/>
        <w:numPr>
          <w:ilvl w:val="2"/>
          <w:numId w:val="3"/>
        </w:numPr>
      </w:pPr>
      <w:r>
        <w:t>Beneficiarios del Proyecto</w:t>
      </w:r>
    </w:p>
    <w:p w:rsidR="004F1EA0" w:rsidRDefault="004F1EA0" w:rsidP="004F1EA0">
      <w:r>
        <w:t>Aquellos que están siendo beneficiados con este proyecto son aquellos que tuvieron más peso durante el proceso de investigación, los cuales se muestran a continuación:</w:t>
      </w:r>
    </w:p>
    <w:p w:rsidR="004F1EA0" w:rsidRDefault="004F1EA0" w:rsidP="004F1EA0">
      <w:pPr>
        <w:pStyle w:val="Prrafodelista"/>
        <w:numPr>
          <w:ilvl w:val="0"/>
          <w:numId w:val="13"/>
        </w:numPr>
      </w:pPr>
      <w:r>
        <w:t>Entidades coordinadoras del flujo vehicular – ANT Santa Elena.</w:t>
      </w:r>
    </w:p>
    <w:p w:rsidR="004F1EA0" w:rsidRDefault="004F1EA0" w:rsidP="004F1EA0">
      <w:pPr>
        <w:pStyle w:val="Prrafodelista"/>
        <w:numPr>
          <w:ilvl w:val="0"/>
          <w:numId w:val="13"/>
        </w:numPr>
      </w:pPr>
      <w:r>
        <w:t>Usuarios que hacen uso del sistema de transporte público urbano en Santa Elena.</w:t>
      </w:r>
    </w:p>
    <w:p w:rsidR="004F1EA0" w:rsidRDefault="004F1EA0" w:rsidP="004F1EA0">
      <w:pPr>
        <w:pStyle w:val="Estilo3"/>
      </w:pPr>
    </w:p>
    <w:p w:rsidR="00196409" w:rsidRDefault="004F1EA0" w:rsidP="00CC6E30">
      <w:pPr>
        <w:pStyle w:val="Estilo3"/>
        <w:numPr>
          <w:ilvl w:val="2"/>
          <w:numId w:val="3"/>
        </w:numPr>
      </w:pPr>
      <w:r>
        <w:t>Variables</w:t>
      </w:r>
    </w:p>
    <w:p w:rsidR="00196409" w:rsidRDefault="00196409" w:rsidP="00196409">
      <w:pPr>
        <w:jc w:val="both"/>
      </w:pPr>
      <w:r>
        <w:t>Las variables pertenecientes a la investigación realizada se muestran a continuación:</w:t>
      </w:r>
    </w:p>
    <w:p w:rsidR="00196409" w:rsidRPr="00921E30" w:rsidRDefault="00196409" w:rsidP="00196409">
      <w:pPr>
        <w:pStyle w:val="Prrafodelista"/>
        <w:numPr>
          <w:ilvl w:val="0"/>
          <w:numId w:val="14"/>
        </w:numPr>
        <w:jc w:val="both"/>
        <w:rPr>
          <w:b/>
          <w:bCs/>
        </w:rPr>
      </w:pPr>
      <w:r w:rsidRPr="00921E30">
        <w:rPr>
          <w:b/>
          <w:bCs/>
        </w:rPr>
        <w:t>Tiempo de Consulta</w:t>
      </w:r>
      <w:r>
        <w:rPr>
          <w:b/>
          <w:bCs/>
        </w:rPr>
        <w:t xml:space="preserve">: </w:t>
      </w:r>
      <w:r>
        <w:t>El tiempo que se demora una persona en poder obtener información de la ruta, parada y línea que debe tomar para llegar a su destino, evaluada desde el punto de vista sin el sistema desarrollado y con el sistema desarrollado.</w:t>
      </w:r>
    </w:p>
    <w:p w:rsidR="00196409" w:rsidRPr="00921E30" w:rsidRDefault="00196409" w:rsidP="00196409">
      <w:pPr>
        <w:pStyle w:val="Prrafodelista"/>
        <w:numPr>
          <w:ilvl w:val="0"/>
          <w:numId w:val="14"/>
        </w:numPr>
        <w:jc w:val="both"/>
        <w:rPr>
          <w:b/>
          <w:bCs/>
        </w:rPr>
      </w:pPr>
      <w:r>
        <w:rPr>
          <w:b/>
          <w:bCs/>
        </w:rPr>
        <w:t xml:space="preserve">Tiempo de Obtener Información: </w:t>
      </w:r>
      <w:r w:rsidRPr="00921E30">
        <w:t>El tiempo que</w:t>
      </w:r>
      <w:r>
        <w:rPr>
          <w:b/>
          <w:bCs/>
        </w:rPr>
        <w:t xml:space="preserve"> </w:t>
      </w:r>
      <w:r>
        <w:t>tarda las entidades que controlan el sistema de transporte público urbano en la península utilizando el sistema desarrollado y sin el sistema desarrollado.</w:t>
      </w:r>
    </w:p>
    <w:p w:rsidR="00196409" w:rsidRDefault="00196409" w:rsidP="007E7228">
      <w:pPr>
        <w:pStyle w:val="Estilo3"/>
        <w:numPr>
          <w:ilvl w:val="2"/>
          <w:numId w:val="3"/>
        </w:numPr>
      </w:pPr>
      <w:r>
        <w:t>Análisis de la Entrevista</w:t>
      </w:r>
    </w:p>
    <w:p w:rsidR="00196409" w:rsidRDefault="00196409" w:rsidP="007E7228">
      <w:pPr>
        <w:pStyle w:val="Estilo3"/>
        <w:numPr>
          <w:ilvl w:val="2"/>
          <w:numId w:val="3"/>
        </w:numPr>
      </w:pPr>
      <w:r>
        <w:t>Análisis de las Encuestas</w:t>
      </w:r>
    </w:p>
    <w:p w:rsidR="00D11BED" w:rsidRDefault="00196409" w:rsidP="00CC6E30">
      <w:pPr>
        <w:pStyle w:val="Estilo3"/>
        <w:numPr>
          <w:ilvl w:val="2"/>
          <w:numId w:val="3"/>
        </w:numPr>
      </w:pPr>
      <w:r>
        <w:t>Metodología de Desarrollo de Software</w:t>
      </w:r>
    </w:p>
    <w:p w:rsidR="00D11BED" w:rsidRDefault="00D11BED" w:rsidP="00D11BED">
      <w:pPr>
        <w:spacing w:after="0" w:line="360" w:lineRule="auto"/>
        <w:jc w:val="both"/>
        <w:rPr>
          <w:rFonts w:ascii="Times New Roman" w:eastAsia="Calibri" w:hAnsi="Times New Roman" w:cs="Arial"/>
          <w:sz w:val="24"/>
          <w:szCs w:val="24"/>
          <w:lang w:val="es-ES"/>
        </w:rPr>
      </w:pPr>
      <w:ins w:id="828" w:author="DAVIDS  GONZALEZ" w:date="2018-10-16T12:58:00Z">
        <w:r w:rsidRPr="00D11BED">
          <w:rPr>
            <w:rFonts w:ascii="Times New Roman" w:eastAsia="Calibri" w:hAnsi="Times New Roman" w:cs="Arial"/>
            <w:sz w:val="24"/>
            <w:szCs w:val="24"/>
            <w:lang w:val="es-ES"/>
            <w:rPrChange w:id="829" w:author="DAVIDS  GONZALEZ" w:date="2018-10-16T12:58:00Z">
              <w:rPr>
                <w:rFonts w:ascii="Arial" w:hAnsi="Arial" w:cs="Arial"/>
              </w:rPr>
            </w:rPrChange>
          </w:rPr>
          <w:t xml:space="preserve">Para el desarrollo de la App se </w:t>
        </w:r>
      </w:ins>
      <w:r w:rsidRPr="00D11BED">
        <w:rPr>
          <w:rFonts w:ascii="Times New Roman" w:eastAsia="Calibri" w:hAnsi="Times New Roman" w:cs="Arial"/>
          <w:sz w:val="24"/>
          <w:szCs w:val="24"/>
          <w:lang w:val="es-ES"/>
        </w:rPr>
        <w:t>implementó</w:t>
      </w:r>
      <w:ins w:id="830" w:author="DAVIDS  GONZALEZ" w:date="2018-10-16T12:58:00Z">
        <w:r w:rsidRPr="00D11BED">
          <w:rPr>
            <w:rFonts w:ascii="Times New Roman" w:eastAsia="Calibri" w:hAnsi="Times New Roman" w:cs="Arial"/>
            <w:sz w:val="24"/>
            <w:szCs w:val="24"/>
            <w:lang w:val="es-ES"/>
            <w:rPrChange w:id="831" w:author="DAVIDS  GONZALEZ" w:date="2018-10-16T12:58:00Z">
              <w:rPr>
                <w:rFonts w:ascii="Arial" w:hAnsi="Arial" w:cs="Arial"/>
              </w:rPr>
            </w:rPrChange>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ins>
      <w:ins w:id="832" w:author="DAVIDS  GONZALEZ" w:date="2018-10-16T12:59:00Z">
        <w:r w:rsidRPr="00D11BED">
          <w:rPr>
            <w:rFonts w:ascii="Times New Roman" w:eastAsia="Calibri" w:hAnsi="Times New Roman" w:cs="Arial"/>
            <w:sz w:val="24"/>
            <w:szCs w:val="24"/>
            <w:lang w:val="es-ES"/>
          </w:rPr>
          <w:t xml:space="preserve"> </w:t>
        </w:r>
      </w:ins>
      <w:customXmlInsRangeStart w:id="833" w:author="DAVIDS  GONZALEZ" w:date="2018-10-16T13:25:00Z"/>
      <w:sdt>
        <w:sdtPr>
          <w:rPr>
            <w:rFonts w:ascii="Times New Roman" w:eastAsia="Calibri" w:hAnsi="Times New Roman" w:cs="Arial"/>
            <w:sz w:val="24"/>
            <w:szCs w:val="24"/>
            <w:lang w:val="es-ES"/>
          </w:rPr>
          <w:id w:val="-1810706387"/>
          <w:citation/>
        </w:sdtPr>
        <w:sdtContent>
          <w:customXmlInsRangeEnd w:id="833"/>
          <w:ins w:id="834" w:author="DAVIDS  GONZALEZ" w:date="2018-10-16T13:25:00Z">
            <w:r w:rsidRPr="00D11BED">
              <w:rPr>
                <w:rFonts w:ascii="Times New Roman" w:eastAsia="Calibri" w:hAnsi="Times New Roman" w:cs="Arial"/>
                <w:sz w:val="24"/>
                <w:szCs w:val="24"/>
                <w:lang w:val="es-ES"/>
              </w:rPr>
              <w:fldChar w:fldCharType="begin"/>
            </w:r>
            <w:r w:rsidRPr="00D11BED">
              <w:rPr>
                <w:rFonts w:ascii="Times New Roman" w:eastAsia="Calibri" w:hAnsi="Times New Roman" w:cs="Arial"/>
                <w:sz w:val="24"/>
                <w:szCs w:val="24"/>
                <w:lang w:val="es-ES"/>
              </w:rPr>
              <w:instrText xml:space="preserve"> CITATION Mar \l 12298 </w:instrText>
            </w:r>
          </w:ins>
          <w:r w:rsidRPr="00D11BED">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[21]</w:t>
          </w:r>
          <w:ins w:id="835" w:author="DAVIDS  GONZALEZ" w:date="2018-10-16T13:25:00Z">
            <w:r w:rsidRPr="00D11BED">
              <w:rPr>
                <w:rFonts w:ascii="Times New Roman" w:eastAsia="Calibri" w:hAnsi="Times New Roman" w:cs="Arial"/>
                <w:sz w:val="24"/>
                <w:szCs w:val="24"/>
                <w:lang w:val="es-ES"/>
              </w:rPr>
              <w:fldChar w:fldCharType="end"/>
            </w:r>
          </w:ins>
          <w:customXmlInsRangeStart w:id="836" w:author="DAVIDS  GONZALEZ" w:date="2018-10-16T13:25:00Z"/>
        </w:sdtContent>
      </w:sdt>
      <w:customXmlInsRangeEnd w:id="836"/>
      <w:ins w:id="837" w:author="DAVIDS  GONZALEZ" w:date="2018-10-16T12:59:00Z">
        <w:r w:rsidRPr="00D11BED">
          <w:rPr>
            <w:rFonts w:ascii="Times New Roman" w:eastAsia="Calibri" w:hAnsi="Times New Roman" w:cs="Arial"/>
            <w:sz w:val="24"/>
            <w:szCs w:val="24"/>
            <w:lang w:val="es-ES"/>
          </w:rPr>
          <w:t>.</w:t>
        </w:r>
      </w:ins>
    </w:p>
    <w:p w:rsidR="00D11BED" w:rsidRPr="00D11BED" w:rsidRDefault="00D11BED" w:rsidP="00D11BED">
      <w:pPr>
        <w:spacing w:after="0" w:line="360" w:lineRule="auto"/>
        <w:jc w:val="both"/>
        <w:rPr>
          <w:ins w:id="838" w:author="DAVIDS  GONZALEZ" w:date="2018-10-16T12:59:00Z"/>
          <w:rFonts w:ascii="Times New Roman" w:eastAsia="Calibri" w:hAnsi="Times New Roman" w:cs="Arial"/>
          <w:sz w:val="24"/>
          <w:szCs w:val="24"/>
          <w:lang w:val="es-ES"/>
        </w:rPr>
      </w:pPr>
    </w:p>
    <w:p w:rsidR="00D11BED" w:rsidRDefault="00D11BED" w:rsidP="00D11BED">
      <w:pPr>
        <w:spacing w:after="0" w:line="360" w:lineRule="auto"/>
        <w:jc w:val="both"/>
        <w:rPr>
          <w:rFonts w:ascii="Times New Roman" w:eastAsia="Calibri" w:hAnsi="Times New Roman" w:cs="Arial"/>
          <w:sz w:val="24"/>
          <w:szCs w:val="24"/>
          <w:lang w:val="es-ES"/>
        </w:rPr>
      </w:pPr>
      <w:ins w:id="839" w:author="DAVIDS  GONZALEZ" w:date="2018-10-16T13:00:00Z">
        <w:r w:rsidRPr="00D11BED">
          <w:rPr>
            <w:rFonts w:ascii="Times New Roman" w:eastAsia="Calibri" w:hAnsi="Times New Roman" w:cs="Arial"/>
            <w:sz w:val="24"/>
            <w:szCs w:val="24"/>
            <w:lang w:val="es-ES"/>
            <w:rPrChange w:id="840" w:author="DAVIDS  GONZALEZ" w:date="2018-10-16T13:00:00Z">
              <w:rPr>
                <w:rFonts w:ascii="Arial" w:hAnsi="Arial" w:cs="Arial"/>
              </w:rPr>
            </w:rPrChange>
          </w:rPr>
          <w:t xml:space="preserve">Una vez terminada cada funcionalidad del módulo y haber realizado cada iteración se </w:t>
        </w:r>
      </w:ins>
      <w:r w:rsidRPr="00D11BED">
        <w:rPr>
          <w:rFonts w:ascii="Times New Roman" w:eastAsia="Calibri" w:hAnsi="Times New Roman" w:cs="Arial"/>
          <w:sz w:val="24"/>
          <w:szCs w:val="24"/>
          <w:lang w:val="es-ES"/>
        </w:rPr>
        <w:t xml:space="preserve">procedió </w:t>
      </w:r>
      <w:ins w:id="841" w:author="DAVIDS  GONZALEZ" w:date="2018-10-16T13:00:00Z">
        <w:r w:rsidRPr="00D11BED">
          <w:rPr>
            <w:rFonts w:ascii="Times New Roman" w:eastAsia="Calibri" w:hAnsi="Times New Roman" w:cs="Arial"/>
            <w:sz w:val="24"/>
            <w:szCs w:val="24"/>
            <w:lang w:val="es-ES"/>
            <w:rPrChange w:id="842" w:author="DAVIDS  GONZALEZ" w:date="2018-10-16T13:00:00Z">
              <w:rPr>
                <w:rFonts w:ascii="Arial" w:hAnsi="Arial" w:cs="Arial"/>
              </w:rPr>
            </w:rPrChange>
          </w:rPr>
          <w:t>con la entrega de la versión</w:t>
        </w:r>
      </w:ins>
      <w:r w:rsidRPr="00D11BED">
        <w:rPr>
          <w:rFonts w:ascii="Times New Roman" w:eastAsia="Calibri" w:hAnsi="Times New Roman" w:cs="Arial"/>
          <w:sz w:val="24"/>
          <w:szCs w:val="24"/>
          <w:lang w:val="es-ES"/>
        </w:rPr>
        <w:t xml:space="preserve"> final</w:t>
      </w:r>
      <w:ins w:id="843" w:author="DAVIDS  GONZALEZ" w:date="2018-10-16T13:00:00Z">
        <w:r w:rsidRPr="00D11BED">
          <w:rPr>
            <w:rFonts w:ascii="Times New Roman" w:eastAsia="Calibri" w:hAnsi="Times New Roman" w:cs="Arial"/>
            <w:sz w:val="24"/>
            <w:szCs w:val="24"/>
            <w:lang w:val="es-ES"/>
            <w:rPrChange w:id="844" w:author="DAVIDS  GONZALEZ" w:date="2018-10-16T13:00:00Z">
              <w:rPr>
                <w:rFonts w:ascii="Arial" w:hAnsi="Arial" w:cs="Arial"/>
              </w:rPr>
            </w:rPrChange>
          </w:rPr>
          <w:t xml:space="preserve">. </w:t>
        </w:r>
      </w:ins>
      <w:r>
        <w:rPr>
          <w:rFonts w:ascii="Times New Roman" w:eastAsia="Calibri" w:hAnsi="Times New Roman" w:cs="Arial"/>
          <w:sz w:val="24"/>
          <w:szCs w:val="24"/>
          <w:lang w:val="es-ES"/>
        </w:rPr>
        <w:t>L</w:t>
      </w:r>
      <w:ins w:id="845" w:author="DAVIDS  GONZALEZ" w:date="2018-10-16T13:00:00Z">
        <w:r w:rsidRPr="00D11BED">
          <w:rPr>
            <w:rFonts w:ascii="Times New Roman" w:eastAsia="Calibri" w:hAnsi="Times New Roman" w:cs="Arial"/>
            <w:sz w:val="24"/>
            <w:szCs w:val="24"/>
            <w:lang w:val="es-ES"/>
            <w:rPrChange w:id="846" w:author="DAVIDS  GONZALEZ" w:date="2018-10-16T13:00:00Z">
              <w:rPr>
                <w:rFonts w:ascii="Arial" w:hAnsi="Arial" w:cs="Arial"/>
              </w:rPr>
            </w:rPrChange>
          </w:rPr>
          <w:t xml:space="preserve">os </w:t>
        </w:r>
      </w:ins>
      <w:r w:rsidR="00CC6E30">
        <w:rPr>
          <w:rFonts w:ascii="Times New Roman" w:eastAsia="Calibri" w:hAnsi="Times New Roman" w:cs="Arial"/>
          <w:sz w:val="24"/>
          <w:szCs w:val="24"/>
          <w:lang w:val="es-ES"/>
        </w:rPr>
        <w:t>módulos</w:t>
      </w:r>
      <w:r w:rsidR="003D4936">
        <w:rPr>
          <w:rFonts w:ascii="Times New Roman" w:eastAsia="Calibri" w:hAnsi="Times New Roman" w:cs="Arial"/>
          <w:sz w:val="24"/>
          <w:szCs w:val="24"/>
          <w:lang w:val="es-ES"/>
        </w:rPr>
        <w:t xml:space="preserve"> pertenecientes al sistema de mapeo y visualización </w:t>
      </w:r>
      <w:r>
        <w:rPr>
          <w:rFonts w:ascii="Times New Roman" w:eastAsia="Calibri" w:hAnsi="Times New Roman" w:cs="Arial"/>
          <w:sz w:val="24"/>
          <w:szCs w:val="24"/>
          <w:lang w:val="es-ES"/>
        </w:rPr>
        <w:t>fueron</w:t>
      </w:r>
      <w:ins w:id="847" w:author="DAVIDS  GONZALEZ" w:date="2018-10-16T13:00:00Z">
        <w:r w:rsidRPr="00D11BED">
          <w:rPr>
            <w:rFonts w:ascii="Times New Roman" w:eastAsia="Calibri" w:hAnsi="Times New Roman" w:cs="Arial"/>
            <w:sz w:val="24"/>
            <w:szCs w:val="24"/>
            <w:lang w:val="es-ES"/>
            <w:rPrChange w:id="848" w:author="DAVIDS  GONZALEZ" w:date="2018-10-16T13:00:00Z">
              <w:rPr>
                <w:rFonts w:ascii="Arial" w:hAnsi="Arial" w:cs="Arial"/>
              </w:rPr>
            </w:rPrChange>
          </w:rPr>
          <w:t xml:space="preserve"> quienes d</w:t>
        </w:r>
      </w:ins>
      <w:r>
        <w:rPr>
          <w:rFonts w:ascii="Times New Roman" w:eastAsia="Calibri" w:hAnsi="Times New Roman" w:cs="Arial"/>
          <w:sz w:val="24"/>
          <w:szCs w:val="24"/>
          <w:lang w:val="es-ES"/>
        </w:rPr>
        <w:t>ieron</w:t>
      </w:r>
      <w:ins w:id="849" w:author="DAVIDS  GONZALEZ" w:date="2018-10-16T13:00:00Z">
        <w:r w:rsidRPr="00D11BED">
          <w:rPr>
            <w:rFonts w:ascii="Times New Roman" w:eastAsia="Calibri" w:hAnsi="Times New Roman" w:cs="Arial"/>
            <w:sz w:val="24"/>
            <w:szCs w:val="24"/>
            <w:lang w:val="es-ES"/>
            <w:rPrChange w:id="850" w:author="DAVIDS  GONZALEZ" w:date="2018-10-16T13:00:00Z">
              <w:rPr>
                <w:rFonts w:ascii="Arial" w:hAnsi="Arial" w:cs="Arial"/>
              </w:rPr>
            </w:rPrChange>
          </w:rPr>
          <w:t xml:space="preserve"> su punto de vista después de cada iteración evaluando las funcionalidades mejoradas y son quienes p</w:t>
        </w:r>
      </w:ins>
      <w:r>
        <w:rPr>
          <w:rFonts w:ascii="Times New Roman" w:eastAsia="Calibri" w:hAnsi="Times New Roman" w:cs="Arial"/>
          <w:sz w:val="24"/>
          <w:szCs w:val="24"/>
          <w:lang w:val="es-ES"/>
        </w:rPr>
        <w:t>ropusieron</w:t>
      </w:r>
      <w:ins w:id="851" w:author="DAVIDS  GONZALEZ" w:date="2018-10-16T13:00:00Z">
        <w:r w:rsidRPr="00D11BED">
          <w:rPr>
            <w:rFonts w:ascii="Times New Roman" w:eastAsia="Calibri" w:hAnsi="Times New Roman" w:cs="Arial"/>
            <w:sz w:val="24"/>
            <w:szCs w:val="24"/>
            <w:lang w:val="es-ES"/>
            <w:rPrChange w:id="852" w:author="DAVIDS  GONZALEZ" w:date="2018-10-16T13:00:00Z">
              <w:rPr>
                <w:rFonts w:ascii="Arial" w:hAnsi="Arial" w:cs="Arial"/>
              </w:rPr>
            </w:rPrChange>
          </w:rPr>
          <w:t xml:space="preserve"> nuevas mejoras o en su caso haber logrado la satisfacción de los mismos</w:t>
        </w:r>
      </w:ins>
      <w:r w:rsidR="003D4936">
        <w:rPr>
          <w:rFonts w:ascii="Times New Roman" w:eastAsia="Calibri" w:hAnsi="Times New Roman" w:cs="Arial"/>
          <w:sz w:val="24"/>
          <w:szCs w:val="24"/>
          <w:lang w:val="es-ES"/>
        </w:rPr>
        <w:t xml:space="preserve"> para de esta manera ser entregado al usuario final</w:t>
      </w:r>
      <w:ins w:id="853" w:author="DAVIDS  GONZALEZ" w:date="2018-10-16T13:00:00Z">
        <w:r w:rsidRPr="00D11BED">
          <w:rPr>
            <w:rFonts w:ascii="Times New Roman" w:eastAsia="Calibri" w:hAnsi="Times New Roman" w:cs="Arial"/>
            <w:sz w:val="24"/>
            <w:szCs w:val="24"/>
            <w:lang w:val="es-ES"/>
            <w:rPrChange w:id="854" w:author="DAVIDS  GONZALEZ" w:date="2018-10-16T13:00:00Z">
              <w:rPr>
                <w:rFonts w:ascii="Arial" w:hAnsi="Arial" w:cs="Arial"/>
              </w:rPr>
            </w:rPrChange>
          </w:rPr>
          <w:t>.</w:t>
        </w:r>
      </w:ins>
    </w:p>
    <w:p w:rsidR="00D11BED" w:rsidRPr="00D11BED" w:rsidRDefault="00D11BED" w:rsidP="00D11BED">
      <w:pPr>
        <w:spacing w:after="0" w:line="360" w:lineRule="auto"/>
        <w:jc w:val="both"/>
        <w:rPr>
          <w:ins w:id="855" w:author="DAVIDS  GONZALEZ" w:date="2018-10-16T13:00:00Z"/>
          <w:rFonts w:ascii="Times New Roman" w:eastAsia="Calibri" w:hAnsi="Times New Roman" w:cs="Arial"/>
          <w:sz w:val="24"/>
          <w:szCs w:val="24"/>
          <w:lang w:val="es-ES"/>
          <w:rPrChange w:id="856" w:author="DAVIDS  GONZALEZ" w:date="2018-10-16T13:00:00Z">
            <w:rPr>
              <w:ins w:id="857" w:author="DAVIDS  GONZALEZ" w:date="2018-10-16T13:00:00Z"/>
              <w:rFonts w:ascii="Arial" w:eastAsia="Times New Roman" w:hAnsi="Arial" w:cs="Arial"/>
              <w:sz w:val="24"/>
            </w:rPr>
          </w:rPrChange>
        </w:rPr>
      </w:pPr>
    </w:p>
    <w:p w:rsidR="00D11BED" w:rsidRPr="00D11BED" w:rsidRDefault="00D11BED">
      <w:pPr>
        <w:spacing w:after="0" w:line="360" w:lineRule="auto"/>
        <w:jc w:val="both"/>
        <w:rPr>
          <w:ins w:id="858" w:author="DAVIDS  GONZALEZ" w:date="2018-10-23T18:12:00Z"/>
          <w:rFonts w:ascii="Times New Roman" w:eastAsia="Calibri" w:hAnsi="Times New Roman" w:cs="Arial"/>
          <w:sz w:val="24"/>
          <w:szCs w:val="24"/>
          <w:lang w:val="es-ES"/>
        </w:rPr>
        <w:pPrChange w:id="859" w:author="Davids Adrian Gonzalez Tigrero" w:date="2019-01-26T20:55:00Z">
          <w:pPr>
            <w:autoSpaceDE w:val="0"/>
            <w:autoSpaceDN w:val="0"/>
            <w:adjustRightInd w:val="0"/>
            <w:spacing w:line="360" w:lineRule="auto"/>
            <w:ind w:left="680"/>
          </w:pPr>
        </w:pPrChange>
      </w:pPr>
      <w:ins w:id="860" w:author="DAVIDS  GONZALEZ" w:date="2018-10-16T13:00:00Z">
        <w:r w:rsidRPr="00D11BED">
          <w:rPr>
            <w:rFonts w:ascii="Times New Roman" w:eastAsia="Calibri" w:hAnsi="Times New Roman" w:cs="Arial"/>
            <w:sz w:val="24"/>
            <w:szCs w:val="24"/>
            <w:lang w:val="es-ES"/>
            <w:rPrChange w:id="861" w:author="DAVIDS  GONZALEZ" w:date="2018-10-16T13:00:00Z">
              <w:rPr>
                <w:rFonts w:ascii="Arial" w:hAnsi="Arial" w:cs="Arial"/>
              </w:rPr>
            </w:rPrChange>
          </w:rPr>
          <w:t>Cada iteración nos permite ir agregando nuevas funcionalidades a la</w:t>
        </w:r>
      </w:ins>
      <w:ins w:id="862" w:author="DAVIDS  GONZALEZ" w:date="2019-01-15T12:59:00Z">
        <w:r w:rsidRPr="00D11BED">
          <w:rPr>
            <w:rFonts w:ascii="Times New Roman" w:eastAsia="Calibri" w:hAnsi="Times New Roman" w:cs="Arial"/>
            <w:sz w:val="24"/>
            <w:szCs w:val="24"/>
            <w:lang w:val="es-ES"/>
          </w:rPr>
          <w:t xml:space="preserve"> Capa de Servicios</w:t>
        </w:r>
      </w:ins>
      <w:ins w:id="863" w:author="DAVIDS  GONZALEZ" w:date="2018-10-16T13:00:00Z">
        <w:r w:rsidRPr="00D11BED">
          <w:rPr>
            <w:rFonts w:ascii="Times New Roman" w:eastAsia="Calibri" w:hAnsi="Times New Roman" w:cs="Arial"/>
            <w:sz w:val="24"/>
            <w:szCs w:val="24"/>
            <w:lang w:val="es-ES"/>
            <w:rPrChange w:id="864" w:author="DAVIDS  GONZALEZ" w:date="2018-10-16T13:00:00Z">
              <w:rPr>
                <w:rFonts w:ascii="Arial" w:hAnsi="Arial" w:cs="Arial"/>
              </w:rPr>
            </w:rPrChange>
          </w:rPr>
          <w:t>.</w:t>
        </w:r>
      </w:ins>
    </w:p>
    <w:p w:rsidR="00D11BED" w:rsidRDefault="00D11BED" w:rsidP="00D11BED">
      <w:pPr>
        <w:pStyle w:val="Estilo3"/>
        <w:numPr>
          <w:ilvl w:val="3"/>
          <w:numId w:val="3"/>
        </w:numPr>
      </w:pPr>
      <w:r>
        <w:t>Fases del modelo iterativo</w:t>
      </w:r>
    </w:p>
    <w:p w:rsidR="00196409" w:rsidRPr="00D11BED" w:rsidRDefault="00196409">
      <w:pPr>
        <w:spacing w:after="0" w:line="360" w:lineRule="auto"/>
        <w:jc w:val="both"/>
        <w:rPr>
          <w:ins w:id="865" w:author="DAVIDS  GONZALEZ" w:date="2018-10-16T13:00:00Z"/>
          <w:rFonts w:ascii="Times New Roman" w:eastAsia="Calibri" w:hAnsi="Times New Roman" w:cs="Arial"/>
          <w:sz w:val="24"/>
          <w:szCs w:val="24"/>
          <w:lang w:val="es-ES"/>
          <w:rPrChange w:id="866" w:author="DAVIDS  GONZALEZ" w:date="2018-10-16T13:01:00Z">
            <w:rPr>
              <w:ins w:id="867" w:author="DAVIDS  GONZALEZ" w:date="2018-10-16T13:00:00Z"/>
              <w:rFonts w:ascii="Arial" w:hAnsi="Arial" w:cs="Arial"/>
            </w:rPr>
          </w:rPrChange>
        </w:rPr>
        <w:pPrChange w:id="868" w:author="DAVIDS  GONZALEZ" w:date="2018-10-16T13:01:00Z">
          <w:pPr>
            <w:autoSpaceDE w:val="0"/>
            <w:autoSpaceDN w:val="0"/>
            <w:adjustRightInd w:val="0"/>
            <w:spacing w:line="360" w:lineRule="auto"/>
            <w:ind w:left="708" w:hanging="38"/>
            <w:jc w:val="both"/>
          </w:pPr>
        </w:pPrChange>
      </w:pPr>
      <w:ins w:id="869" w:author="DAVIDS  GONZALEZ" w:date="2018-10-16T13:00:00Z">
        <w:r w:rsidRPr="00D11BED">
          <w:rPr>
            <w:rFonts w:ascii="Times New Roman" w:eastAsia="Calibri" w:hAnsi="Times New Roman" w:cs="Arial"/>
            <w:b/>
            <w:bCs/>
            <w:sz w:val="24"/>
            <w:szCs w:val="24"/>
            <w:lang w:val="es-ES"/>
            <w:rPrChange w:id="870" w:author="DAVIDS  GONZALEZ" w:date="2018-10-16T13:01:00Z">
              <w:rPr>
                <w:rFonts w:ascii="Arial" w:hAnsi="Arial" w:cs="Arial"/>
                <w:b/>
              </w:rPr>
            </w:rPrChange>
          </w:rPr>
          <w:t>Requisitos:</w:t>
        </w:r>
        <w:r w:rsidRPr="00D11BED">
          <w:rPr>
            <w:rFonts w:ascii="Times New Roman" w:eastAsia="Calibri" w:hAnsi="Times New Roman" w:cs="Arial"/>
            <w:sz w:val="24"/>
            <w:szCs w:val="24"/>
            <w:lang w:val="es-ES"/>
            <w:rPrChange w:id="871"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72" w:author="DAVIDS  GONZALEZ" w:date="2018-10-16T13:01:00Z">
              <w:rPr>
                <w:rFonts w:ascii="Arial" w:hAnsi="Arial" w:cs="Arial"/>
              </w:rPr>
            </w:rPrChange>
          </w:rPr>
          <w:t>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ins>
      <w:ins w:id="873" w:author="DAVIDS  GONZALEZ" w:date="2018-10-16T13:01:00Z">
        <w:r w:rsidRPr="00D11BED">
          <w:rPr>
            <w:rFonts w:ascii="Times New Roman" w:eastAsia="Calibri" w:hAnsi="Times New Roman" w:cs="Arial"/>
            <w:sz w:val="24"/>
            <w:szCs w:val="24"/>
            <w:lang w:val="es-ES"/>
          </w:rPr>
          <w:t>.</w:t>
        </w:r>
      </w:ins>
    </w:p>
    <w:p w:rsidR="00196409" w:rsidRPr="00D11BED" w:rsidRDefault="00196409">
      <w:pPr>
        <w:spacing w:after="0" w:line="360" w:lineRule="auto"/>
        <w:jc w:val="both"/>
        <w:rPr>
          <w:ins w:id="874" w:author="DAVIDS  GONZALEZ" w:date="2018-10-16T13:00:00Z"/>
          <w:rFonts w:ascii="Times New Roman" w:eastAsia="Calibri" w:hAnsi="Times New Roman" w:cs="Arial"/>
          <w:sz w:val="24"/>
          <w:szCs w:val="24"/>
          <w:lang w:val="es-ES"/>
          <w:rPrChange w:id="875" w:author="DAVIDS  GONZALEZ" w:date="2018-10-16T13:01:00Z">
            <w:rPr>
              <w:ins w:id="876" w:author="DAVIDS  GONZALEZ" w:date="2018-10-16T13:00:00Z"/>
              <w:rFonts w:ascii="Arial" w:hAnsi="Arial" w:cs="Arial"/>
            </w:rPr>
          </w:rPrChange>
        </w:rPr>
        <w:pPrChange w:id="877" w:author="DAVIDS  GONZALEZ" w:date="2018-10-16T13:01:00Z">
          <w:pPr>
            <w:autoSpaceDE w:val="0"/>
            <w:autoSpaceDN w:val="0"/>
            <w:adjustRightInd w:val="0"/>
            <w:spacing w:line="360" w:lineRule="auto"/>
            <w:ind w:left="680"/>
            <w:jc w:val="both"/>
          </w:pPr>
        </w:pPrChange>
      </w:pPr>
      <w:ins w:id="878" w:author="DAVIDS  GONZALEZ" w:date="2018-10-16T13:00:00Z">
        <w:r w:rsidRPr="00D11BED">
          <w:rPr>
            <w:rFonts w:ascii="Times New Roman" w:eastAsia="Calibri" w:hAnsi="Times New Roman" w:cs="Arial"/>
            <w:b/>
            <w:bCs/>
            <w:sz w:val="24"/>
            <w:szCs w:val="24"/>
            <w:lang w:val="es-ES"/>
            <w:rPrChange w:id="879" w:author="DAVIDS  GONZALEZ" w:date="2018-10-16T13:01:00Z">
              <w:rPr>
                <w:rFonts w:ascii="Arial" w:hAnsi="Arial" w:cs="Arial"/>
                <w:b/>
              </w:rPr>
            </w:rPrChange>
          </w:rPr>
          <w:t>Análisis y diseño:</w:t>
        </w:r>
        <w:r w:rsidRPr="00D11BED">
          <w:rPr>
            <w:rFonts w:ascii="Times New Roman" w:eastAsia="Calibri" w:hAnsi="Times New Roman" w:cs="Arial"/>
            <w:sz w:val="24"/>
            <w:szCs w:val="24"/>
            <w:lang w:val="es-ES"/>
            <w:rPrChange w:id="880" w:author="DAVIDS  GONZALEZ" w:date="2018-10-16T13:01:00Z">
              <w:rPr>
                <w:rFonts w:ascii="Arial" w:hAnsi="Arial" w:cs="Arial"/>
              </w:rPr>
            </w:rPrChange>
          </w:rPr>
          <w:t xml:space="preserve"> Definición, análisis y clasificación de los requisitos recopilados. </w:t>
        </w:r>
      </w:ins>
    </w:p>
    <w:p w:rsidR="00196409" w:rsidRPr="00D11BED" w:rsidRDefault="00196409">
      <w:pPr>
        <w:spacing w:after="0" w:line="360" w:lineRule="auto"/>
        <w:jc w:val="both"/>
        <w:rPr>
          <w:ins w:id="881" w:author="DAVIDS  GONZALEZ" w:date="2018-10-16T13:00:00Z"/>
          <w:rFonts w:ascii="Times New Roman" w:eastAsia="Calibri" w:hAnsi="Times New Roman" w:cs="Arial"/>
          <w:sz w:val="24"/>
          <w:szCs w:val="24"/>
          <w:lang w:val="es-ES"/>
          <w:rPrChange w:id="882" w:author="DAVIDS  GONZALEZ" w:date="2018-10-16T13:01:00Z">
            <w:rPr>
              <w:ins w:id="883" w:author="DAVIDS  GONZALEZ" w:date="2018-10-16T13:00:00Z"/>
              <w:rFonts w:ascii="Arial" w:hAnsi="Arial" w:cs="Arial"/>
            </w:rPr>
          </w:rPrChange>
        </w:rPr>
        <w:pPrChange w:id="884" w:author="DAVIDS  GONZALEZ" w:date="2018-10-16T13:01:00Z">
          <w:pPr>
            <w:autoSpaceDE w:val="0"/>
            <w:autoSpaceDN w:val="0"/>
            <w:adjustRightInd w:val="0"/>
            <w:spacing w:line="360" w:lineRule="auto"/>
            <w:ind w:left="680"/>
            <w:jc w:val="both"/>
          </w:pPr>
        </w:pPrChange>
      </w:pPr>
      <w:ins w:id="885" w:author="DAVIDS  GONZALEZ" w:date="2018-10-16T13:00:00Z">
        <w:r w:rsidRPr="00D11BED">
          <w:rPr>
            <w:rFonts w:ascii="Times New Roman" w:eastAsia="Calibri" w:hAnsi="Times New Roman" w:cs="Arial"/>
            <w:b/>
            <w:bCs/>
            <w:sz w:val="24"/>
            <w:szCs w:val="24"/>
            <w:lang w:val="es-ES"/>
            <w:rPrChange w:id="886" w:author="DAVIDS  GONZALEZ" w:date="2018-10-16T13:01:00Z">
              <w:rPr>
                <w:rFonts w:ascii="Arial" w:hAnsi="Arial" w:cs="Arial"/>
                <w:b/>
              </w:rPr>
            </w:rPrChange>
          </w:rPr>
          <w:t>Desarrollo:</w:t>
        </w:r>
        <w:r w:rsidRPr="00D11BED">
          <w:rPr>
            <w:rFonts w:ascii="Times New Roman" w:eastAsia="Calibri" w:hAnsi="Times New Roman" w:cs="Arial"/>
            <w:sz w:val="24"/>
            <w:szCs w:val="24"/>
            <w:lang w:val="es-ES"/>
            <w:rPrChange w:id="887" w:author="DAVIDS  GONZALEZ" w:date="2018-10-16T13:01:00Z">
              <w:rPr>
                <w:rFonts w:ascii="Arial" w:hAnsi="Arial" w:cs="Arial"/>
              </w:rPr>
            </w:rPrChange>
          </w:rPr>
          <w:t xml:space="preserve"> Codificación de cada una de las funcionalidades de la aplicación.</w:t>
        </w:r>
      </w:ins>
    </w:p>
    <w:p w:rsidR="00196409" w:rsidRPr="00D11BED" w:rsidRDefault="00196409">
      <w:pPr>
        <w:spacing w:after="0" w:line="360" w:lineRule="auto"/>
        <w:jc w:val="both"/>
        <w:rPr>
          <w:ins w:id="888" w:author="DAVIDS  GONZALEZ" w:date="2018-10-16T13:00:00Z"/>
          <w:rFonts w:ascii="Times New Roman" w:eastAsia="Calibri" w:hAnsi="Times New Roman" w:cs="Arial"/>
          <w:sz w:val="24"/>
          <w:szCs w:val="24"/>
          <w:lang w:val="es-ES"/>
          <w:rPrChange w:id="889" w:author="DAVIDS  GONZALEZ" w:date="2018-10-16T13:01:00Z">
            <w:rPr>
              <w:ins w:id="890" w:author="DAVIDS  GONZALEZ" w:date="2018-10-16T13:00:00Z"/>
              <w:rFonts w:ascii="Arial" w:hAnsi="Arial" w:cs="Arial"/>
            </w:rPr>
          </w:rPrChange>
        </w:rPr>
        <w:pPrChange w:id="891" w:author="DAVIDS  GONZALEZ" w:date="2018-10-16T13:01:00Z">
          <w:pPr>
            <w:autoSpaceDE w:val="0"/>
            <w:autoSpaceDN w:val="0"/>
            <w:adjustRightInd w:val="0"/>
            <w:spacing w:line="360" w:lineRule="auto"/>
            <w:ind w:left="708" w:hanging="38"/>
            <w:jc w:val="both"/>
          </w:pPr>
        </w:pPrChange>
      </w:pPr>
      <w:ins w:id="892" w:author="DAVIDS  GONZALEZ" w:date="2018-10-16T13:00:00Z">
        <w:r w:rsidRPr="00D11BED">
          <w:rPr>
            <w:rFonts w:ascii="Times New Roman" w:eastAsia="Calibri" w:hAnsi="Times New Roman" w:cs="Arial"/>
            <w:b/>
            <w:bCs/>
            <w:sz w:val="24"/>
            <w:szCs w:val="24"/>
            <w:lang w:val="es-ES"/>
            <w:rPrChange w:id="893" w:author="DAVIDS  GONZALEZ" w:date="2018-10-16T13:01:00Z">
              <w:rPr>
                <w:rFonts w:ascii="Arial" w:hAnsi="Arial" w:cs="Arial"/>
                <w:b/>
              </w:rPr>
            </w:rPrChange>
          </w:rPr>
          <w:t>Prueba/integración:</w:t>
        </w:r>
        <w:r w:rsidRPr="00D11BED">
          <w:rPr>
            <w:rFonts w:ascii="Times New Roman" w:eastAsia="Calibri" w:hAnsi="Times New Roman" w:cs="Arial"/>
            <w:sz w:val="24"/>
            <w:szCs w:val="24"/>
            <w:lang w:val="es-ES"/>
            <w:rPrChange w:id="89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5" w:author="DAVIDS  GONZALEZ" w:date="2018-10-16T13:01:00Z">
              <w:rPr>
                <w:rFonts w:ascii="Arial" w:hAnsi="Arial" w:cs="Arial"/>
              </w:rPr>
            </w:rPrChange>
          </w:rPr>
          <w:t>Prueba de la funcionalidad y pruebas integrales,</w:t>
        </w:r>
        <w:r w:rsidRPr="00D11BED">
          <w:rPr>
            <w:rFonts w:ascii="Times New Roman" w:eastAsia="Calibri" w:hAnsi="Times New Roman" w:cs="Arial"/>
            <w:sz w:val="24"/>
            <w:szCs w:val="24"/>
            <w:lang w:val="es-ES"/>
            <w:rPrChange w:id="896"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7" w:author="DAVIDS  GONZALEZ" w:date="2018-10-16T13:01:00Z">
              <w:rPr>
                <w:rFonts w:ascii="Arial" w:hAnsi="Arial" w:cs="Arial"/>
              </w:rPr>
            </w:rPrChange>
          </w:rPr>
          <w:t xml:space="preserve">Las pruebas son realizadas por cada funcionalidad. </w:t>
        </w:r>
      </w:ins>
    </w:p>
    <w:p w:rsidR="00196409" w:rsidRPr="00D11BED" w:rsidRDefault="00196409">
      <w:pPr>
        <w:spacing w:after="0" w:line="360" w:lineRule="auto"/>
        <w:jc w:val="both"/>
        <w:rPr>
          <w:ins w:id="898" w:author="DAVIDS  GONZALEZ" w:date="2018-10-16T13:00:00Z"/>
          <w:rFonts w:ascii="Times New Roman" w:eastAsia="Calibri" w:hAnsi="Times New Roman" w:cs="Arial"/>
          <w:sz w:val="24"/>
          <w:szCs w:val="24"/>
          <w:lang w:val="es-ES"/>
          <w:rPrChange w:id="899" w:author="DAVIDS  GONZALEZ" w:date="2018-10-16T13:01:00Z">
            <w:rPr>
              <w:ins w:id="900" w:author="DAVIDS  GONZALEZ" w:date="2018-10-16T13:00:00Z"/>
              <w:rFonts w:ascii="Arial" w:hAnsi="Arial" w:cs="Arial"/>
            </w:rPr>
          </w:rPrChange>
        </w:rPr>
        <w:pPrChange w:id="901" w:author="DAVIDS  GONZALEZ" w:date="2018-10-16T13:01:00Z">
          <w:pPr>
            <w:autoSpaceDE w:val="0"/>
            <w:autoSpaceDN w:val="0"/>
            <w:adjustRightInd w:val="0"/>
            <w:spacing w:line="360" w:lineRule="auto"/>
            <w:ind w:left="680"/>
            <w:jc w:val="both"/>
          </w:pPr>
        </w:pPrChange>
      </w:pPr>
      <w:ins w:id="902" w:author="DAVIDS  GONZALEZ" w:date="2018-10-16T13:00:00Z">
        <w:r w:rsidRPr="00D11BED">
          <w:rPr>
            <w:rFonts w:ascii="Times New Roman" w:eastAsia="Calibri" w:hAnsi="Times New Roman" w:cs="Arial"/>
            <w:b/>
            <w:bCs/>
            <w:sz w:val="24"/>
            <w:szCs w:val="24"/>
            <w:lang w:val="es-ES"/>
            <w:rPrChange w:id="903" w:author="DAVIDS  GONZALEZ" w:date="2018-10-16T13:01:00Z">
              <w:rPr>
                <w:rFonts w:ascii="Arial" w:hAnsi="Arial" w:cs="Arial"/>
                <w:b/>
              </w:rPr>
            </w:rPrChange>
          </w:rPr>
          <w:lastRenderedPageBreak/>
          <w:t>Implementación:</w:t>
        </w:r>
        <w:r w:rsidRPr="00D11BED">
          <w:rPr>
            <w:rFonts w:ascii="Times New Roman" w:eastAsia="Calibri" w:hAnsi="Times New Roman" w:cs="Arial"/>
            <w:sz w:val="24"/>
            <w:szCs w:val="24"/>
            <w:lang w:val="es-ES"/>
            <w:rPrChange w:id="90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905" w:author="DAVIDS  GONZALEZ" w:date="2018-10-16T13:01:00Z">
              <w:rPr>
                <w:rFonts w:ascii="Arial" w:hAnsi="Arial" w:cs="Arial"/>
              </w:rPr>
            </w:rPrChange>
          </w:rPr>
          <w:t>Una vez realizada todas las iteraciones se entrega cada funcionalidad (versiones) hasta obtener la aplicación final.</w:t>
        </w:r>
      </w:ins>
    </w:p>
    <w:p w:rsidR="00BA16AD" w:rsidRDefault="00196409" w:rsidP="00BA16AD">
      <w:pPr>
        <w:keepNext/>
        <w:autoSpaceDE w:val="0"/>
        <w:autoSpaceDN w:val="0"/>
        <w:adjustRightInd w:val="0"/>
        <w:jc w:val="center"/>
      </w:pPr>
      <w:ins w:id="906" w:author="DAVIDS  GONZALEZ" w:date="2018-10-16T13:02:00Z">
        <w:r>
          <w:rPr>
            <w:noProof/>
            <w:lang w:eastAsia="es-EC"/>
          </w:rPr>
          <w:drawing>
            <wp:inline distT="0" distB="0" distL="0" distR="0" wp14:anchorId="3B3C434A" wp14:editId="11EE307F">
              <wp:extent cx="4879975" cy="2200275"/>
              <wp:effectExtent l="0" t="0" r="0" b="9525"/>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879975" cy="2200275"/>
                      </a:xfrm>
                      <a:prstGeom prst="rect">
                        <a:avLst/>
                      </a:prstGeom>
                      <a:ln>
                        <a:noFill/>
                      </a:ln>
                      <a:extLst>
                        <a:ext uri="{53640926-AAD7-44D8-BBD7-CCE9431645EC}">
                          <a14:shadowObscured xmlns:a14="http://schemas.microsoft.com/office/drawing/2010/main"/>
                        </a:ext>
                      </a:extLst>
                    </pic:spPr>
                  </pic:pic>
                </a:graphicData>
              </a:graphic>
            </wp:inline>
          </w:drawing>
        </w:r>
      </w:ins>
    </w:p>
    <w:p w:rsidR="00BA16AD" w:rsidRDefault="00BA16AD" w:rsidP="00BA16AD">
      <w:pPr>
        <w:pStyle w:val="Descripcin"/>
        <w:jc w:val="center"/>
      </w:pPr>
      <w:bookmarkStart w:id="907" w:name="_Toc12315020"/>
      <w:r>
        <w:t xml:space="preserve">Figura </w:t>
      </w:r>
      <w:r>
        <w:fldChar w:fldCharType="begin"/>
      </w:r>
      <w:r>
        <w:instrText xml:space="preserve"> SEQ Figura \* ARABIC </w:instrText>
      </w:r>
      <w:r>
        <w:fldChar w:fldCharType="separate"/>
      </w:r>
      <w:r>
        <w:rPr>
          <w:noProof/>
        </w:rPr>
        <w:t>7</w:t>
      </w:r>
      <w:r>
        <w:fldChar w:fldCharType="end"/>
      </w:r>
      <w:r>
        <w:t xml:space="preserve"> </w:t>
      </w:r>
      <w:r w:rsidRPr="00984375">
        <w:t>Pasos para la implementación de la metodología de desarrollo iterativo. Fuente [22]</w:t>
      </w:r>
      <w:bookmarkEnd w:id="907"/>
    </w:p>
    <w:p w:rsidR="00196409" w:rsidRDefault="00196409" w:rsidP="00465DBA">
      <w:pPr>
        <w:spacing w:after="0" w:line="360" w:lineRule="auto"/>
        <w:jc w:val="both"/>
        <w:rPr>
          <w:rFonts w:ascii="Times New Roman" w:eastAsia="Calibri" w:hAnsi="Times New Roman" w:cs="Arial"/>
          <w:sz w:val="24"/>
          <w:szCs w:val="24"/>
          <w:lang w:val="es-ES"/>
        </w:rPr>
      </w:pPr>
      <w:ins w:id="908" w:author="DAVIDS  GONZALEZ" w:date="2018-10-16T13:03:00Z">
        <w:del w:id="909" w:author="Davids Adrian Gonzalez Tigrero" w:date="2019-01-26T20:57:00Z">
          <w:r w:rsidRPr="00465DBA" w:rsidDel="00BE1614">
            <w:rPr>
              <w:rFonts w:ascii="Times New Roman" w:eastAsia="Calibri" w:hAnsi="Times New Roman" w:cs="Arial"/>
              <w:sz w:val="24"/>
              <w:szCs w:val="24"/>
              <w:lang w:val="es-ES"/>
            </w:rPr>
            <w:delText xml:space="preserve">Figura </w:delText>
          </w:r>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SEQ Figura \* ARABIC </w:delInstrText>
          </w:r>
        </w:del>
      </w:ins>
      <w:del w:id="910" w:author="Davids Adrian Gonzalez Tigrero" w:date="2019-01-26T20:57:00Z">
        <w:r w:rsidRPr="00465DBA" w:rsidDel="00BE1614">
          <w:rPr>
            <w:rFonts w:ascii="Times New Roman" w:eastAsia="Calibri" w:hAnsi="Times New Roman" w:cs="Arial"/>
            <w:sz w:val="24"/>
            <w:szCs w:val="24"/>
            <w:lang w:val="es-ES"/>
          </w:rPr>
          <w:fldChar w:fldCharType="separate"/>
        </w:r>
      </w:del>
      <w:ins w:id="911" w:author="DAVIDS  GONZALEZ" w:date="2018-10-17T11:41:00Z">
        <w:del w:id="912" w:author="Davids Adrian Gonzalez Tigrero" w:date="2019-01-26T20:57:00Z">
          <w:r w:rsidRPr="00465DBA" w:rsidDel="00BE1614">
            <w:rPr>
              <w:rFonts w:ascii="Times New Roman" w:eastAsia="Calibri" w:hAnsi="Times New Roman" w:cs="Arial"/>
              <w:sz w:val="24"/>
              <w:szCs w:val="24"/>
              <w:lang w:val="es-ES"/>
            </w:rPr>
            <w:delText>8</w:delText>
          </w:r>
        </w:del>
      </w:ins>
      <w:ins w:id="913" w:author="DAVIDS  GONZALEZ" w:date="2018-10-16T13:03:00Z">
        <w:del w:id="914" w:author="Davids Adrian Gonzalez Tigrero" w:date="2019-01-26T20:57:00Z">
          <w:r w:rsidRPr="00465DBA" w:rsidDel="00BE1614">
            <w:rPr>
              <w:rFonts w:ascii="Times New Roman" w:eastAsia="Calibri" w:hAnsi="Times New Roman" w:cs="Arial"/>
              <w:sz w:val="24"/>
              <w:szCs w:val="24"/>
              <w:lang w:val="es-ES"/>
            </w:rPr>
            <w:fldChar w:fldCharType="end"/>
          </w:r>
          <w:r w:rsidRPr="00465DBA" w:rsidDel="00BE1614">
            <w:rPr>
              <w:rFonts w:ascii="Times New Roman" w:eastAsia="Calibri" w:hAnsi="Times New Roman" w:cs="Arial"/>
              <w:sz w:val="24"/>
              <w:szCs w:val="24"/>
              <w:lang w:val="es-ES"/>
            </w:rPr>
            <w:delText xml:space="preserve"> Pasos para la implementación de la metodología de desarrollo iterativo. Fuente</w:delText>
          </w:r>
        </w:del>
      </w:ins>
      <w:customXmlInsRangeStart w:id="915" w:author="DAVIDS  GONZALEZ" w:date="2018-10-16T13:25:00Z"/>
      <w:customXmlDelRangeStart w:id="916" w:author="Davids Adrian Gonzalez Tigrero" w:date="2019-01-26T20:57:00Z"/>
      <w:sdt>
        <w:sdtPr>
          <w:rPr>
            <w:rFonts w:ascii="Times New Roman" w:eastAsia="Calibri" w:hAnsi="Times New Roman" w:cs="Arial"/>
            <w:sz w:val="24"/>
            <w:szCs w:val="24"/>
            <w:lang w:val="es-ES"/>
          </w:rPr>
          <w:id w:val="1621877293"/>
          <w:citation/>
        </w:sdtPr>
        <w:sdtContent>
          <w:customXmlInsRangeEnd w:id="915"/>
          <w:customXmlDelRangeEnd w:id="916"/>
          <w:ins w:id="917" w:author="DAVIDS  GONZALEZ" w:date="2018-10-16T13:25:00Z">
            <w:del w:id="918" w:author="Davids Adrian Gonzalez Tigrero" w:date="2019-01-26T20:57:00Z">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CITATION Pro \l 12298 </w:delInstrText>
              </w:r>
            </w:del>
          </w:ins>
          <w:del w:id="919" w:author="Davids Adrian Gonzalez Tigrero" w:date="2019-01-26T20:57:00Z">
            <w:r w:rsidRPr="00465DBA" w:rsidDel="00BE1614">
              <w:rPr>
                <w:rFonts w:ascii="Times New Roman" w:eastAsia="Calibri" w:hAnsi="Times New Roman" w:cs="Arial"/>
                <w:sz w:val="24"/>
                <w:szCs w:val="24"/>
                <w:lang w:val="es-ES"/>
              </w:rPr>
              <w:fldChar w:fldCharType="separate"/>
            </w:r>
            <w:r w:rsidRPr="00465DBA" w:rsidDel="00BE1614">
              <w:rPr>
                <w:rFonts w:ascii="Times New Roman" w:eastAsia="Calibri" w:hAnsi="Times New Roman" w:cs="Arial"/>
                <w:sz w:val="24"/>
                <w:szCs w:val="24"/>
                <w:lang w:val="es-ES"/>
              </w:rPr>
              <w:delText xml:space="preserve"> [22]</w:delText>
            </w:r>
          </w:del>
          <w:ins w:id="920" w:author="DAVIDS  GONZALEZ" w:date="2018-10-16T13:25:00Z">
            <w:del w:id="921" w:author="Davids Adrian Gonzalez Tigrero" w:date="2019-01-26T20:57:00Z">
              <w:r w:rsidRPr="00465DBA" w:rsidDel="00BE1614">
                <w:rPr>
                  <w:rFonts w:ascii="Times New Roman" w:eastAsia="Calibri" w:hAnsi="Times New Roman" w:cs="Arial"/>
                  <w:sz w:val="24"/>
                  <w:szCs w:val="24"/>
                  <w:lang w:val="es-ES"/>
                </w:rPr>
                <w:fldChar w:fldCharType="end"/>
              </w:r>
            </w:del>
          </w:ins>
          <w:customXmlInsRangeStart w:id="922" w:author="DAVIDS  GONZALEZ" w:date="2018-10-16T13:25:00Z"/>
          <w:customXmlDelRangeStart w:id="923" w:author="Davids Adrian Gonzalez Tigrero" w:date="2019-01-26T20:57:00Z"/>
        </w:sdtContent>
      </w:sdt>
      <w:customXmlInsRangeEnd w:id="922"/>
      <w:customXmlDelRangeEnd w:id="923"/>
      <w:ins w:id="924" w:author="DAVIDS  GONZALEZ" w:date="2018-10-16T13:04:00Z">
        <w:r w:rsidRPr="00BA16AD">
          <w:rPr>
            <w:rFonts w:ascii="Times New Roman" w:eastAsia="Calibri" w:hAnsi="Times New Roman" w:cs="Arial"/>
            <w:sz w:val="24"/>
            <w:szCs w:val="24"/>
            <w:lang w:val="es-ES"/>
          </w:rPr>
          <w:t xml:space="preserve">Las entregas parciales de los </w:t>
        </w:r>
        <w:r w:rsidRPr="00BA16AD">
          <w:rPr>
            <w:rFonts w:ascii="Times New Roman" w:eastAsia="Calibri" w:hAnsi="Times New Roman" w:cs="Arial"/>
            <w:sz w:val="24"/>
            <w:szCs w:val="24"/>
            <w:lang w:val="es-ES"/>
            <w:rPrChange w:id="925" w:author="DAVIDS  GONZALEZ" w:date="2018-10-16T13:07:00Z">
              <w:rPr>
                <w:rFonts w:ascii="Arial" w:eastAsia="Times New Roman" w:hAnsi="Arial" w:cs="Arial"/>
                <w:sz w:val="24"/>
                <w:szCs w:val="24"/>
              </w:rPr>
            </w:rPrChange>
          </w:rPr>
          <w:t>Servicios Web</w:t>
        </w:r>
        <w:r w:rsidRPr="00BA16AD">
          <w:rPr>
            <w:rFonts w:ascii="Times New Roman" w:eastAsia="Calibri" w:hAnsi="Times New Roman" w:cs="Arial"/>
            <w:sz w:val="24"/>
            <w:szCs w:val="24"/>
            <w:lang w:val="es-ES"/>
            <w:rPrChange w:id="926" w:author="DAVIDS  GONZALEZ" w:date="2018-10-16T13:04:00Z">
              <w:rPr>
                <w:rFonts w:ascii="Arial" w:hAnsi="Arial" w:cs="Arial"/>
              </w:rPr>
            </w:rPrChange>
          </w:rPr>
          <w:t xml:space="preserve">, nos </w:t>
        </w:r>
      </w:ins>
      <w:r w:rsidR="003D4936">
        <w:rPr>
          <w:rFonts w:ascii="Times New Roman" w:eastAsia="Calibri" w:hAnsi="Times New Roman" w:cs="Arial"/>
          <w:sz w:val="24"/>
          <w:szCs w:val="24"/>
          <w:lang w:val="es-ES"/>
        </w:rPr>
        <w:t>permitió</w:t>
      </w:r>
      <w:ins w:id="927" w:author="DAVIDS  GONZALEZ" w:date="2018-10-16T13:04:00Z">
        <w:r w:rsidRPr="00BA16AD">
          <w:rPr>
            <w:rFonts w:ascii="Times New Roman" w:eastAsia="Calibri" w:hAnsi="Times New Roman" w:cs="Arial"/>
            <w:sz w:val="24"/>
            <w:szCs w:val="24"/>
            <w:lang w:val="es-ES"/>
            <w:rPrChange w:id="928" w:author="DAVIDS  GONZALEZ" w:date="2018-10-16T13:04:00Z">
              <w:rPr>
                <w:rFonts w:ascii="Arial" w:hAnsi="Arial" w:cs="Arial"/>
              </w:rPr>
            </w:rPrChange>
          </w:rPr>
          <w:t xml:space="preserve"> ir descubriendo diferentes cambios que podrían resurgir, como también la corrección de cada módulo a entregar. </w:t>
        </w:r>
      </w:ins>
    </w:p>
    <w:p w:rsidR="00BA16AD" w:rsidRPr="00BA16AD" w:rsidRDefault="00BA16AD" w:rsidP="00BA16AD">
      <w:pPr>
        <w:keepNext/>
        <w:autoSpaceDE w:val="0"/>
        <w:autoSpaceDN w:val="0"/>
        <w:adjustRightInd w:val="0"/>
        <w:jc w:val="both"/>
        <w:rPr>
          <w:ins w:id="929" w:author="DAVIDS  GONZALEZ" w:date="2018-10-16T13:04:00Z"/>
          <w:rPrChange w:id="930" w:author="DAVIDS  GONZALEZ" w:date="2018-10-16T13:04:00Z">
            <w:rPr>
              <w:ins w:id="931" w:author="DAVIDS  GONZALEZ" w:date="2018-10-16T13:04:00Z"/>
              <w:rFonts w:ascii="Arial" w:eastAsia="Times New Roman" w:hAnsi="Arial" w:cs="Arial"/>
              <w:sz w:val="24"/>
            </w:rPr>
          </w:rPrChange>
        </w:rPr>
      </w:pPr>
    </w:p>
    <w:p w:rsidR="00196409" w:rsidRPr="00BA16AD" w:rsidRDefault="00196409">
      <w:pPr>
        <w:spacing w:after="0" w:line="360" w:lineRule="auto"/>
        <w:jc w:val="both"/>
        <w:rPr>
          <w:ins w:id="932" w:author="DAVIDS  GONZALEZ" w:date="2018-10-16T13:04:00Z"/>
          <w:rFonts w:ascii="Times New Roman" w:eastAsia="Calibri" w:hAnsi="Times New Roman" w:cs="Arial"/>
          <w:sz w:val="24"/>
          <w:szCs w:val="24"/>
          <w:lang w:val="es-ES"/>
          <w:rPrChange w:id="933" w:author="DAVIDS  GONZALEZ" w:date="2018-10-16T13:04:00Z">
            <w:rPr>
              <w:ins w:id="934" w:author="DAVIDS  GONZALEZ" w:date="2018-10-16T13:04:00Z"/>
              <w:rFonts w:ascii="Arial" w:hAnsi="Arial" w:cs="Arial"/>
            </w:rPr>
          </w:rPrChange>
        </w:rPr>
        <w:pPrChange w:id="935" w:author="DAVIDS  GONZALEZ" w:date="2018-10-16T13:05:00Z">
          <w:pPr>
            <w:autoSpaceDE w:val="0"/>
            <w:autoSpaceDN w:val="0"/>
            <w:adjustRightInd w:val="0"/>
            <w:spacing w:line="360" w:lineRule="auto"/>
            <w:ind w:left="680"/>
            <w:jc w:val="both"/>
          </w:pPr>
        </w:pPrChange>
      </w:pPr>
      <w:ins w:id="936" w:author="DAVIDS  GONZALEZ" w:date="2018-10-16T13:04:00Z">
        <w:r w:rsidRPr="00BA16AD">
          <w:rPr>
            <w:rFonts w:ascii="Times New Roman" w:eastAsia="Calibri" w:hAnsi="Times New Roman" w:cs="Arial"/>
            <w:sz w:val="24"/>
            <w:szCs w:val="24"/>
            <w:lang w:val="es-ES"/>
            <w:rPrChange w:id="937" w:author="DAVIDS  GONZALEZ" w:date="2018-10-16T13:04:00Z">
              <w:rPr>
                <w:rFonts w:ascii="Arial" w:hAnsi="Arial" w:cs="Arial"/>
              </w:rPr>
            </w:rPrChange>
          </w:rPr>
          <w:t xml:space="preserve">Los módulos </w:t>
        </w:r>
      </w:ins>
      <w:r w:rsidR="00465DBA">
        <w:rPr>
          <w:rFonts w:ascii="Times New Roman" w:eastAsia="Calibri" w:hAnsi="Times New Roman" w:cs="Arial"/>
          <w:sz w:val="24"/>
          <w:szCs w:val="24"/>
          <w:lang w:val="es-ES"/>
        </w:rPr>
        <w:t xml:space="preserve">entregados </w:t>
      </w:r>
      <w:r w:rsidR="00465DBA" w:rsidRPr="00BA16AD">
        <w:rPr>
          <w:rFonts w:ascii="Times New Roman" w:eastAsia="Calibri" w:hAnsi="Times New Roman" w:cs="Arial"/>
          <w:sz w:val="24"/>
          <w:szCs w:val="24"/>
          <w:lang w:val="es-ES"/>
        </w:rPr>
        <w:t>t</w:t>
      </w:r>
      <w:r w:rsidR="00465DBA">
        <w:rPr>
          <w:rFonts w:ascii="Times New Roman" w:eastAsia="Calibri" w:hAnsi="Times New Roman" w:cs="Arial"/>
          <w:sz w:val="24"/>
          <w:szCs w:val="24"/>
          <w:lang w:val="es-ES"/>
        </w:rPr>
        <w:t>uvieron</w:t>
      </w:r>
      <w:ins w:id="938" w:author="DAVIDS  GONZALEZ" w:date="2018-10-16T13:04:00Z">
        <w:r w:rsidRPr="00BA16AD">
          <w:rPr>
            <w:rFonts w:ascii="Times New Roman" w:eastAsia="Calibri" w:hAnsi="Times New Roman" w:cs="Arial"/>
            <w:sz w:val="24"/>
            <w:szCs w:val="24"/>
            <w:lang w:val="es-ES"/>
            <w:rPrChange w:id="939" w:author="DAVIDS  GONZALEZ" w:date="2018-10-16T13:04:00Z">
              <w:rPr>
                <w:rFonts w:ascii="Arial" w:hAnsi="Arial" w:cs="Arial"/>
              </w:rPr>
            </w:rPrChange>
          </w:rPr>
          <w:t xml:space="preserve"> el siguiente orden, aplicando las fases del modelo iterativo: Requisitos, Análisis, desarrollo, pruebas. </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0" w:author="Davids Adrian Gonzalez Tigrero" w:date="2019-01-26T21:18:00Z">
        <w:r w:rsidRPr="00465DBA">
          <w:rPr>
            <w:rFonts w:ascii="Times New Roman" w:eastAsia="Calibri" w:hAnsi="Times New Roman" w:cs="Arial"/>
            <w:sz w:val="24"/>
            <w:szCs w:val="24"/>
            <w:lang w:val="es-ES"/>
          </w:rPr>
          <w:t xml:space="preserve">Instalación, </w:t>
        </w:r>
      </w:ins>
      <w:ins w:id="941" w:author="Davids Adrian Gonzalez Tigrero" w:date="2019-01-26T21:19:00Z">
        <w:r w:rsidRPr="00465DBA">
          <w:rPr>
            <w:rFonts w:ascii="Times New Roman" w:eastAsia="Calibri" w:hAnsi="Times New Roman" w:cs="Arial"/>
            <w:sz w:val="24"/>
            <w:szCs w:val="24"/>
            <w:lang w:val="es-ES"/>
          </w:rPr>
          <w:t xml:space="preserve">configuración y conexión de Base de Datos y Spring </w:t>
        </w:r>
        <w:proofErr w:type="spellStart"/>
        <w:r w:rsidRPr="00465DBA">
          <w:rPr>
            <w:rFonts w:ascii="Times New Roman" w:eastAsia="Calibri" w:hAnsi="Times New Roman" w:cs="Arial"/>
            <w:sz w:val="24"/>
            <w:szCs w:val="24"/>
            <w:lang w:val="es-ES"/>
          </w:rPr>
          <w:t>Boot</w:t>
        </w:r>
        <w:proofErr w:type="spellEnd"/>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2" w:author="Davids Adrian Gonzalez Tigrero" w:date="2019-01-26T21:20:00Z">
        <w:r w:rsidRPr="00465DBA">
          <w:rPr>
            <w:rFonts w:ascii="Times New Roman" w:eastAsia="Calibri" w:hAnsi="Times New Roman" w:cs="Arial"/>
            <w:sz w:val="24"/>
            <w:szCs w:val="24"/>
            <w:lang w:val="es-ES"/>
          </w:rPr>
          <w:t xml:space="preserve">Almacenamiento y gestión de </w:t>
        </w:r>
      </w:ins>
      <w:ins w:id="943" w:author="Davids Adrian Gonzalez Tigrero" w:date="2019-01-26T21:21:00Z">
        <w:r w:rsidRPr="00465DBA">
          <w:rPr>
            <w:rFonts w:ascii="Times New Roman" w:eastAsia="Calibri" w:hAnsi="Times New Roman" w:cs="Arial"/>
            <w:sz w:val="24"/>
            <w:szCs w:val="24"/>
            <w:lang w:val="es-ES"/>
          </w:rPr>
          <w:t xml:space="preserve">Información </w:t>
        </w:r>
      </w:ins>
      <w:ins w:id="944" w:author="Davids Adrian Gonzalez Tigrero" w:date="2019-01-26T21:24:00Z">
        <w:r w:rsidRPr="00465DBA">
          <w:rPr>
            <w:rFonts w:ascii="Times New Roman" w:eastAsia="Calibri" w:hAnsi="Times New Roman" w:cs="Arial"/>
            <w:sz w:val="24"/>
            <w:szCs w:val="24"/>
            <w:lang w:val="es-ES"/>
          </w:rPr>
          <w:t xml:space="preserve">para </w:t>
        </w:r>
      </w:ins>
      <w:ins w:id="945" w:author="Davids Adrian Gonzalez Tigrero" w:date="2019-01-26T21:21:00Z">
        <w:r w:rsidRPr="00465DBA">
          <w:rPr>
            <w:rFonts w:ascii="Times New Roman" w:eastAsia="Calibri" w:hAnsi="Times New Roman" w:cs="Arial"/>
            <w:sz w:val="24"/>
            <w:szCs w:val="24"/>
            <w:lang w:val="es-ES"/>
          </w:rPr>
          <w:t>Cooperativas, Buses,</w:t>
        </w:r>
      </w:ins>
      <w:ins w:id="946" w:author="Davids Adrian Gonzalez Tigrero" w:date="2019-01-26T21:22:00Z">
        <w:r w:rsidRPr="00465DBA">
          <w:rPr>
            <w:rFonts w:ascii="Times New Roman" w:eastAsia="Calibri" w:hAnsi="Times New Roman" w:cs="Arial"/>
            <w:sz w:val="24"/>
            <w:szCs w:val="24"/>
            <w:lang w:val="es-ES"/>
          </w:rPr>
          <w:t xml:space="preserve"> Paradas</w:t>
        </w:r>
      </w:ins>
      <w:ins w:id="947" w:author="Davids Adrian Gonzalez Tigrero" w:date="2019-01-26T21:24:00Z">
        <w:r w:rsidRPr="00465DBA">
          <w:rPr>
            <w:rFonts w:ascii="Times New Roman" w:eastAsia="Calibri" w:hAnsi="Times New Roman" w:cs="Arial"/>
            <w:sz w:val="24"/>
            <w:szCs w:val="24"/>
            <w:lang w:val="es-ES"/>
          </w:rPr>
          <w:t xml:space="preserve"> y</w:t>
        </w:r>
      </w:ins>
      <w:ins w:id="948" w:author="Davids Adrian Gonzalez Tigrero" w:date="2019-01-26T21:21:00Z">
        <w:r w:rsidRPr="00465DBA">
          <w:rPr>
            <w:rFonts w:ascii="Times New Roman" w:eastAsia="Calibri" w:hAnsi="Times New Roman" w:cs="Arial"/>
            <w:sz w:val="24"/>
            <w:szCs w:val="24"/>
            <w:lang w:val="es-ES"/>
          </w:rPr>
          <w:t xml:space="preserve"> Reportes</w:t>
        </w:r>
      </w:ins>
      <w:ins w:id="949" w:author="Davids Adrian Gonzalez Tigrero" w:date="2019-01-26T21:24:00Z">
        <w:r w:rsidRPr="00465DBA">
          <w:rPr>
            <w:rFonts w:ascii="Times New Roman" w:eastAsia="Calibri" w:hAnsi="Times New Roman" w:cs="Arial"/>
            <w:sz w:val="24"/>
            <w:szCs w:val="24"/>
            <w:lang w:val="es-ES"/>
          </w:rPr>
          <w:t>.</w:t>
        </w:r>
      </w:ins>
      <w:ins w:id="950" w:author="Davids Adrian Gonzalez Tigrero" w:date="2019-01-26T21:21:00Z">
        <w:r w:rsidRPr="00465DBA">
          <w:rPr>
            <w:rFonts w:ascii="Times New Roman" w:eastAsia="Calibri" w:hAnsi="Times New Roman" w:cs="Arial"/>
            <w:sz w:val="24"/>
            <w:szCs w:val="24"/>
            <w:lang w:val="es-ES"/>
          </w:rPr>
          <w:t xml:space="preserve"> </w:t>
        </w:r>
      </w:ins>
      <w:ins w:id="951" w:author="DAVIDS  GONZALEZ" w:date="2018-10-16T13:04:00Z">
        <w:del w:id="952" w:author="Davids Adrian Gonzalez Tigrero" w:date="2019-01-26T21:20:00Z">
          <w:r w:rsidRPr="00465DBA" w:rsidDel="00984CAB">
            <w:rPr>
              <w:rFonts w:ascii="Times New Roman" w:eastAsia="Calibri" w:hAnsi="Times New Roman" w:cs="Arial"/>
              <w:sz w:val="24"/>
              <w:szCs w:val="24"/>
              <w:lang w:val="es-ES"/>
              <w:rPrChange w:id="953" w:author="DAVIDS  GONZALEZ" w:date="2018-10-16T13:04:00Z">
                <w:rPr>
                  <w:rFonts w:ascii="Arial" w:hAnsi="Arial" w:cs="Arial"/>
                  <w:sz w:val="24"/>
                  <w:szCs w:val="24"/>
                </w:rPr>
              </w:rPrChange>
            </w:rPr>
            <w:delText xml:space="preserve">Descubrir mi posición actual </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54" w:author="Davids Adrian Gonzalez Tigrero" w:date="2019-01-26T21:28:00Z">
        <w:r w:rsidRPr="00465DBA">
          <w:rPr>
            <w:rFonts w:ascii="Times New Roman" w:eastAsia="Calibri" w:hAnsi="Times New Roman" w:cs="Arial"/>
            <w:sz w:val="24"/>
            <w:szCs w:val="24"/>
            <w:lang w:val="es-ES"/>
          </w:rPr>
          <w:t>Desarrollo de Queries Geográficos</w:t>
        </w:r>
      </w:ins>
      <w:ins w:id="955" w:author="DAVIDS  GONZALEZ" w:date="2018-10-16T13:04:00Z">
        <w:del w:id="956" w:author="Davids Adrian Gonzalez Tigrero" w:date="2019-01-26T21:25:00Z">
          <w:r w:rsidRPr="00465DBA" w:rsidDel="00984CAB">
            <w:rPr>
              <w:rFonts w:ascii="Times New Roman" w:eastAsia="Calibri" w:hAnsi="Times New Roman" w:cs="Arial"/>
              <w:sz w:val="24"/>
              <w:szCs w:val="24"/>
              <w:lang w:val="es-ES"/>
              <w:rPrChange w:id="957" w:author="DAVIDS  GONZALEZ" w:date="2018-10-16T13:04:00Z">
                <w:rPr>
                  <w:rFonts w:ascii="Arial" w:hAnsi="Arial" w:cs="Arial"/>
                  <w:sz w:val="24"/>
                  <w:szCs w:val="24"/>
                </w:rPr>
              </w:rPrChange>
            </w:rPr>
            <w:delText>Búsqueda del destino y ruta del bus</w:delText>
          </w:r>
        </w:del>
        <w:r w:rsidRPr="00465DBA">
          <w:rPr>
            <w:rFonts w:ascii="Times New Roman" w:eastAsia="Calibri" w:hAnsi="Times New Roman" w:cs="Arial"/>
            <w:sz w:val="24"/>
            <w:szCs w:val="24"/>
            <w:lang w:val="es-ES"/>
            <w:rPrChange w:id="958" w:author="DAVIDS  GONZALEZ" w:date="2018-10-16T13:04:00Z">
              <w:rPr>
                <w:rFonts w:ascii="Arial" w:hAnsi="Arial" w:cs="Arial"/>
                <w:sz w:val="24"/>
                <w:szCs w:val="24"/>
              </w:rPr>
            </w:rPrChange>
          </w:rPr>
          <w:t xml:space="preserve"> </w:t>
        </w:r>
      </w:ins>
      <w:ins w:id="959" w:author="Davids Adrian Gonzalez Tigrero" w:date="2019-01-26T21:28:00Z">
        <w:r w:rsidRPr="00465DBA">
          <w:rPr>
            <w:rFonts w:ascii="Times New Roman" w:eastAsia="Calibri" w:hAnsi="Times New Roman" w:cs="Arial"/>
            <w:sz w:val="24"/>
            <w:szCs w:val="24"/>
            <w:lang w:val="es-ES"/>
          </w:rPr>
          <w:t>(Paradas Cercanas, Zonas de Tr</w:t>
        </w:r>
      </w:ins>
      <w:ins w:id="960" w:author="Davids Adrian Gonzalez Tigrero" w:date="2019-01-26T21:29:00Z">
        <w:r w:rsidRPr="00465DBA">
          <w:rPr>
            <w:rFonts w:ascii="Times New Roman" w:eastAsia="Calibri" w:hAnsi="Times New Roman" w:cs="Arial"/>
            <w:sz w:val="24"/>
            <w:szCs w:val="24"/>
            <w:lang w:val="es-ES"/>
          </w:rPr>
          <w:t>áfico de Buses</w:t>
        </w:r>
      </w:ins>
      <w:ins w:id="961" w:author="Davids Adrian Gonzalez Tigrero" w:date="2019-01-26T21:28:00Z">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2" w:author="Davids Adrian Gonzalez Tigrero" w:date="2019-01-26T21:31:00Z">
        <w:r w:rsidRPr="00465DBA">
          <w:rPr>
            <w:rFonts w:ascii="Times New Roman" w:eastAsia="Calibri" w:hAnsi="Times New Roman" w:cs="Arial"/>
            <w:sz w:val="24"/>
            <w:szCs w:val="24"/>
            <w:lang w:val="es-ES"/>
          </w:rPr>
          <w:t>Almacenamiento y gestión de información de Rutas para Buses</w:t>
        </w:r>
      </w:ins>
      <w:ins w:id="963" w:author="Davids Adrian Gonzalez Tigrero" w:date="2019-01-26T21:37:00Z">
        <w:r w:rsidRPr="00465DBA">
          <w:rPr>
            <w:rFonts w:ascii="Times New Roman" w:eastAsia="Calibri" w:hAnsi="Times New Roman" w:cs="Arial"/>
            <w:sz w:val="24"/>
            <w:szCs w:val="24"/>
            <w:lang w:val="es-ES"/>
          </w:rPr>
          <w:t xml:space="preserve"> (Reducir Puntos de trayectoria)</w:t>
        </w:r>
      </w:ins>
      <w:ins w:id="964" w:author="Davids Adrian Gonzalez Tigrero" w:date="2019-01-26T21:31:00Z">
        <w:r w:rsidRPr="00465DBA">
          <w:rPr>
            <w:rFonts w:ascii="Times New Roman" w:eastAsia="Calibri" w:hAnsi="Times New Roman" w:cs="Arial"/>
            <w:sz w:val="24"/>
            <w:szCs w:val="24"/>
            <w:lang w:val="es-ES"/>
          </w:rPr>
          <w:t>.</w:t>
        </w:r>
      </w:ins>
      <w:ins w:id="965" w:author="DAVIDS  GONZALEZ" w:date="2018-10-16T13:04:00Z">
        <w:del w:id="966" w:author="Davids Adrian Gonzalez Tigrero" w:date="2019-01-26T21:31:00Z">
          <w:r w:rsidRPr="00465DBA" w:rsidDel="00A10F7D">
            <w:rPr>
              <w:rFonts w:ascii="Times New Roman" w:eastAsia="Calibri" w:hAnsi="Times New Roman" w:cs="Arial"/>
              <w:sz w:val="24"/>
              <w:szCs w:val="24"/>
              <w:lang w:val="es-ES"/>
              <w:rPrChange w:id="967" w:author="DAVIDS  GONZALEZ" w:date="2018-10-16T13:04:00Z">
                <w:rPr>
                  <w:rFonts w:ascii="Arial" w:hAnsi="Arial" w:cs="Arial"/>
                  <w:sz w:val="24"/>
                  <w:szCs w:val="24"/>
                </w:rPr>
              </w:rPrChange>
            </w:rPr>
            <w:delText>Radio iterativo.</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8" w:author="Davids Adrian Gonzalez Tigrero" w:date="2019-01-26T21:41:00Z">
        <w:r w:rsidRPr="00465DBA">
          <w:rPr>
            <w:rFonts w:ascii="Times New Roman" w:eastAsia="Calibri" w:hAnsi="Times New Roman" w:cs="Arial"/>
            <w:sz w:val="24"/>
            <w:szCs w:val="24"/>
            <w:lang w:val="es-ES"/>
          </w:rPr>
          <w:t xml:space="preserve">Integrar </w:t>
        </w:r>
      </w:ins>
      <w:r w:rsidR="00465DBA" w:rsidRPr="00465DBA">
        <w:rPr>
          <w:rFonts w:ascii="Times New Roman" w:eastAsia="Calibri" w:hAnsi="Times New Roman" w:cs="Arial"/>
          <w:sz w:val="24"/>
          <w:szCs w:val="24"/>
          <w:lang w:val="es-ES"/>
        </w:rPr>
        <w:t>cálculo</w:t>
      </w:r>
      <w:ins w:id="969" w:author="Davids Adrian Gonzalez Tigrero" w:date="2019-01-26T21:41:00Z">
        <w:r w:rsidRPr="00465DBA">
          <w:rPr>
            <w:rFonts w:ascii="Times New Roman" w:eastAsia="Calibri" w:hAnsi="Times New Roman" w:cs="Arial"/>
            <w:sz w:val="24"/>
            <w:szCs w:val="24"/>
            <w:lang w:val="es-ES"/>
          </w:rPr>
          <w:t xml:space="preserve"> de tiempo aproximado que tarda</w:t>
        </w:r>
      </w:ins>
      <w:r w:rsidR="00CC6E30">
        <w:rPr>
          <w:rFonts w:ascii="Times New Roman" w:eastAsia="Calibri" w:hAnsi="Times New Roman" w:cs="Arial"/>
          <w:sz w:val="24"/>
          <w:szCs w:val="24"/>
          <w:lang w:val="es-ES"/>
        </w:rPr>
        <w:t xml:space="preserve"> el</w:t>
      </w:r>
      <w:ins w:id="970" w:author="Davids Adrian Gonzalez Tigrero" w:date="2019-01-26T21:41:00Z">
        <w:r w:rsidRPr="00465DBA">
          <w:rPr>
            <w:rFonts w:ascii="Times New Roman" w:eastAsia="Calibri" w:hAnsi="Times New Roman" w:cs="Arial"/>
            <w:sz w:val="24"/>
            <w:szCs w:val="24"/>
            <w:lang w:val="es-ES"/>
          </w:rPr>
          <w:t xml:space="preserve"> bus en llegar a </w:t>
        </w:r>
      </w:ins>
      <w:r w:rsidR="00CC6E30">
        <w:rPr>
          <w:rFonts w:ascii="Times New Roman" w:eastAsia="Calibri" w:hAnsi="Times New Roman" w:cs="Arial"/>
          <w:sz w:val="24"/>
          <w:szCs w:val="24"/>
          <w:lang w:val="es-ES"/>
        </w:rPr>
        <w:t xml:space="preserve">la </w:t>
      </w:r>
      <w:ins w:id="971" w:author="Davids Adrian Gonzalez Tigrero" w:date="2019-01-26T21:41:00Z">
        <w:r w:rsidRPr="00465DBA">
          <w:rPr>
            <w:rFonts w:ascii="Times New Roman" w:eastAsia="Calibri" w:hAnsi="Times New Roman" w:cs="Arial"/>
            <w:sz w:val="24"/>
            <w:szCs w:val="24"/>
            <w:lang w:val="es-ES"/>
          </w:rPr>
          <w:t>parada.</w:t>
        </w:r>
      </w:ins>
    </w:p>
    <w:p w:rsidR="00196409" w:rsidRPr="00465DBA" w:rsidRDefault="00196409" w:rsidP="00465DBA">
      <w:pPr>
        <w:pStyle w:val="Prrafodelista"/>
        <w:numPr>
          <w:ilvl w:val="0"/>
          <w:numId w:val="16"/>
        </w:numPr>
        <w:spacing w:after="0" w:line="360" w:lineRule="auto"/>
        <w:jc w:val="both"/>
        <w:rPr>
          <w:ins w:id="972" w:author="DAVIDS  GONZALEZ" w:date="2018-10-16T13:04:00Z"/>
          <w:rFonts w:ascii="Times New Roman" w:eastAsia="Calibri" w:hAnsi="Times New Roman" w:cs="Arial"/>
          <w:sz w:val="24"/>
          <w:szCs w:val="24"/>
          <w:lang w:val="es-ES"/>
          <w:rPrChange w:id="973" w:author="Davids Adrian Gonzalez Tigrero" w:date="2019-01-26T21:45:00Z">
            <w:rPr>
              <w:ins w:id="974" w:author="DAVIDS  GONZALEZ" w:date="2018-10-16T13:04:00Z"/>
              <w:rFonts w:ascii="Arial" w:hAnsi="Arial" w:cs="Arial"/>
              <w:sz w:val="24"/>
              <w:szCs w:val="24"/>
            </w:rPr>
          </w:rPrChange>
        </w:rPr>
      </w:pPr>
      <w:ins w:id="975" w:author="Davids Adrian Gonzalez Tigrero" w:date="2019-01-26T21:34:00Z">
        <w:r w:rsidRPr="00465DBA">
          <w:rPr>
            <w:rFonts w:ascii="Times New Roman" w:eastAsia="Calibri" w:hAnsi="Times New Roman" w:cs="Arial"/>
            <w:sz w:val="24"/>
            <w:szCs w:val="24"/>
            <w:lang w:val="es-ES"/>
          </w:rPr>
          <w:t>Seguridad en los Servicios web</w:t>
        </w:r>
      </w:ins>
      <w:ins w:id="976" w:author="Davids Adrian Gonzalez Tigrero" w:date="2019-01-26T21:35:00Z">
        <w:r w:rsidRPr="00465DBA">
          <w:rPr>
            <w:rFonts w:ascii="Times New Roman" w:eastAsia="Calibri" w:hAnsi="Times New Roman" w:cs="Arial"/>
            <w:sz w:val="24"/>
            <w:szCs w:val="24"/>
            <w:lang w:val="es-ES"/>
          </w:rPr>
          <w:t xml:space="preserve">: Accesos, </w:t>
        </w:r>
      </w:ins>
      <w:ins w:id="977" w:author="Davids Adrian Gonzalez Tigrero" w:date="2019-01-26T21:36:00Z">
        <w:r w:rsidRPr="00465DBA">
          <w:rPr>
            <w:rFonts w:ascii="Times New Roman" w:eastAsia="Calibri" w:hAnsi="Times New Roman" w:cs="Arial"/>
            <w:sz w:val="24"/>
            <w:szCs w:val="24"/>
            <w:lang w:val="es-ES"/>
          </w:rPr>
          <w:t>P</w:t>
        </w:r>
      </w:ins>
      <w:ins w:id="978" w:author="Davids Adrian Gonzalez Tigrero" w:date="2019-01-26T21:35:00Z">
        <w:r w:rsidRPr="00465DBA">
          <w:rPr>
            <w:rFonts w:ascii="Times New Roman" w:eastAsia="Calibri" w:hAnsi="Times New Roman" w:cs="Arial"/>
            <w:sz w:val="24"/>
            <w:szCs w:val="24"/>
            <w:lang w:val="es-ES"/>
          </w:rPr>
          <w:t>erfiles, Menús y Usuarios</w:t>
        </w:r>
      </w:ins>
      <w:ins w:id="979" w:author="DAVIDS  GONZALEZ" w:date="2018-10-16T13:04:00Z">
        <w:del w:id="980" w:author="Davids Adrian Gonzalez Tigrero" w:date="2019-01-26T21:32:00Z">
          <w:r w:rsidRPr="00465DBA" w:rsidDel="00A10F7D">
            <w:rPr>
              <w:rFonts w:ascii="Times New Roman" w:eastAsia="Calibri" w:hAnsi="Times New Roman" w:cs="Arial"/>
              <w:sz w:val="24"/>
              <w:szCs w:val="24"/>
              <w:lang w:val="es-ES"/>
              <w:rPrChange w:id="981" w:author="DAVIDS  GONZALEZ" w:date="2018-10-16T13:04:00Z">
                <w:rPr>
                  <w:rFonts w:ascii="Arial" w:hAnsi="Arial" w:cs="Arial"/>
                  <w:sz w:val="24"/>
                  <w:szCs w:val="24"/>
                </w:rPr>
              </w:rPrChange>
            </w:rPr>
            <w:delText>Tiempos y distancia</w:delText>
          </w:r>
        </w:del>
        <w:r w:rsidRPr="00465DBA">
          <w:rPr>
            <w:rFonts w:ascii="Times New Roman" w:eastAsia="Calibri" w:hAnsi="Times New Roman" w:cs="Arial"/>
            <w:sz w:val="24"/>
            <w:szCs w:val="24"/>
            <w:lang w:val="es-ES"/>
            <w:rPrChange w:id="982" w:author="DAVIDS  GONZALEZ" w:date="2018-10-16T13:04:00Z">
              <w:rPr>
                <w:rFonts w:ascii="Arial" w:hAnsi="Arial" w:cs="Arial"/>
                <w:sz w:val="24"/>
                <w:szCs w:val="24"/>
              </w:rPr>
            </w:rPrChange>
          </w:rPr>
          <w:t>.</w:t>
        </w:r>
      </w:ins>
    </w:p>
    <w:p w:rsidR="00196409" w:rsidRPr="00465DBA" w:rsidDel="00A10F7D" w:rsidRDefault="00196409">
      <w:pPr>
        <w:pStyle w:val="Prrafodelista"/>
        <w:numPr>
          <w:ilvl w:val="0"/>
          <w:numId w:val="18"/>
        </w:numPr>
        <w:spacing w:after="0" w:line="360" w:lineRule="auto"/>
        <w:jc w:val="both"/>
        <w:rPr>
          <w:ins w:id="983" w:author="DAVIDS  GONZALEZ" w:date="2018-10-16T13:04:00Z"/>
          <w:del w:id="984" w:author="Davids Adrian Gonzalez Tigrero" w:date="2019-01-26T21:34:00Z"/>
          <w:rFonts w:ascii="Times New Roman" w:eastAsia="Calibri" w:hAnsi="Times New Roman" w:cs="Arial"/>
          <w:sz w:val="24"/>
          <w:szCs w:val="24"/>
          <w:lang w:val="es-ES"/>
          <w:rPrChange w:id="985" w:author="DAVIDS  GONZALEZ" w:date="2018-10-16T13:04:00Z">
            <w:rPr>
              <w:ins w:id="986" w:author="DAVIDS  GONZALEZ" w:date="2018-10-16T13:04:00Z"/>
              <w:del w:id="987" w:author="Davids Adrian Gonzalez Tigrero" w:date="2019-01-26T21:34:00Z"/>
              <w:rFonts w:ascii="Arial" w:hAnsi="Arial" w:cs="Arial"/>
              <w:sz w:val="24"/>
              <w:szCs w:val="24"/>
            </w:rPr>
          </w:rPrChange>
        </w:rPr>
        <w:pPrChange w:id="988" w:author="DAVIDS  GONZALEZ" w:date="2018-10-16T13:04:00Z">
          <w:pPr>
            <w:pStyle w:val="Prrafodelista"/>
            <w:numPr>
              <w:numId w:val="18"/>
            </w:numPr>
            <w:tabs>
              <w:tab w:val="num" w:pos="360"/>
              <w:tab w:val="num" w:pos="720"/>
            </w:tabs>
            <w:autoSpaceDE w:val="0"/>
            <w:autoSpaceDN w:val="0"/>
            <w:adjustRightInd w:val="0"/>
            <w:spacing w:after="0" w:line="360" w:lineRule="auto"/>
            <w:ind w:hanging="720"/>
            <w:jc w:val="both"/>
          </w:pPr>
        </w:pPrChange>
      </w:pPr>
      <w:ins w:id="989" w:author="DAVIDS  GONZALEZ" w:date="2018-10-16T13:04:00Z">
        <w:del w:id="990" w:author="Davids Adrian Gonzalez Tigrero" w:date="2019-01-26T21:34:00Z">
          <w:r w:rsidRPr="00465DBA" w:rsidDel="00A10F7D">
            <w:rPr>
              <w:rFonts w:ascii="Times New Roman" w:eastAsia="Calibri" w:hAnsi="Times New Roman" w:cs="Arial"/>
              <w:sz w:val="24"/>
              <w:szCs w:val="24"/>
              <w:lang w:val="es-ES"/>
              <w:rPrChange w:id="991" w:author="DAVIDS  GONZALEZ" w:date="2018-10-16T13:04:00Z">
                <w:rPr>
                  <w:rFonts w:ascii="Arial" w:hAnsi="Arial" w:cs="Arial"/>
                  <w:sz w:val="24"/>
                  <w:szCs w:val="24"/>
                </w:rPr>
              </w:rPrChange>
            </w:rPr>
            <w:delText>Visualización del Recorrido por cada línea de bus.</w:delText>
          </w:r>
        </w:del>
      </w:ins>
    </w:p>
    <w:p w:rsidR="00196409" w:rsidRPr="00465DBA" w:rsidDel="00A10F7D" w:rsidRDefault="00196409">
      <w:pPr>
        <w:pStyle w:val="Prrafodelista"/>
        <w:numPr>
          <w:ilvl w:val="0"/>
          <w:numId w:val="18"/>
        </w:numPr>
        <w:spacing w:after="0" w:line="360" w:lineRule="auto"/>
        <w:jc w:val="both"/>
        <w:rPr>
          <w:ins w:id="992" w:author="DAVIDS  GONZALEZ" w:date="2018-10-16T13:04:00Z"/>
          <w:del w:id="993" w:author="Davids Adrian Gonzalez Tigrero" w:date="2019-01-26T21:34:00Z"/>
          <w:rFonts w:ascii="Times New Roman" w:eastAsia="Calibri" w:hAnsi="Times New Roman" w:cs="Arial"/>
          <w:sz w:val="24"/>
          <w:szCs w:val="24"/>
          <w:lang w:val="es-ES"/>
        </w:rPr>
        <w:pPrChange w:id="994"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ins w:id="995" w:author="DAVIDS  GONZALEZ" w:date="2018-10-16T13:04:00Z">
        <w:del w:id="996" w:author="Davids Adrian Gonzalez Tigrero" w:date="2019-01-26T21:34:00Z">
          <w:r w:rsidRPr="00465DBA" w:rsidDel="00A10F7D">
            <w:rPr>
              <w:rFonts w:ascii="Times New Roman" w:eastAsia="Calibri" w:hAnsi="Times New Roman" w:cs="Arial"/>
              <w:sz w:val="24"/>
              <w:szCs w:val="24"/>
              <w:lang w:val="es-ES"/>
              <w:rPrChange w:id="997" w:author="DAVIDS  GONZALEZ" w:date="2018-10-16T13:04:00Z">
                <w:rPr>
                  <w:rFonts w:ascii="Arial" w:hAnsi="Arial" w:cs="Arial"/>
                  <w:sz w:val="24"/>
                  <w:szCs w:val="24"/>
                </w:rPr>
              </w:rPrChange>
            </w:rPr>
            <w:delText>Envió de notificaciones App Móvil – App Web.</w:delText>
          </w:r>
        </w:del>
      </w:ins>
    </w:p>
    <w:p w:rsidR="00196409" w:rsidRPr="00465DBA" w:rsidRDefault="00196409">
      <w:pPr>
        <w:spacing w:after="0" w:line="360" w:lineRule="auto"/>
        <w:jc w:val="both"/>
        <w:rPr>
          <w:ins w:id="998" w:author="DAVIDS  GONZALEZ" w:date="2018-10-16T13:04:00Z"/>
          <w:rFonts w:ascii="Times New Roman" w:eastAsia="Calibri" w:hAnsi="Times New Roman" w:cs="Arial"/>
          <w:sz w:val="24"/>
          <w:szCs w:val="24"/>
          <w:lang w:val="es-ES"/>
          <w:rPrChange w:id="999" w:author="DAVIDS  GONZALEZ" w:date="2018-10-16T13:04:00Z">
            <w:rPr>
              <w:ins w:id="1000" w:author="DAVIDS  GONZALEZ" w:date="2018-10-16T13:04:00Z"/>
              <w:rFonts w:ascii="Arial" w:hAnsi="Arial" w:cs="Arial"/>
              <w:sz w:val="24"/>
              <w:szCs w:val="24"/>
            </w:rPr>
          </w:rPrChange>
        </w:rPr>
        <w:pPrChange w:id="1001"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p>
    <w:p w:rsidR="00196409" w:rsidRPr="00BD0E7A" w:rsidDel="00B83A2E" w:rsidRDefault="00196409" w:rsidP="00196409">
      <w:pPr>
        <w:ind w:firstLine="360"/>
        <w:jc w:val="both"/>
        <w:rPr>
          <w:del w:id="1002" w:author="DAVIDS  GONZALEZ" w:date="2018-10-16T13:07:00Z"/>
          <w:rFonts w:ascii="Arial" w:eastAsia="Times New Roman" w:hAnsi="Arial" w:cs="Arial"/>
          <w:sz w:val="24"/>
          <w:szCs w:val="24"/>
        </w:rPr>
      </w:pPr>
      <w:del w:id="1003" w:author="DAVIDS  GONZALEZ" w:date="2018-10-16T13:07:00Z">
        <w:r w:rsidDel="00B83A2E">
          <w:rPr>
            <w:rFonts w:ascii="Arial" w:eastAsia="Times New Roman" w:hAnsi="Arial" w:cs="Arial"/>
            <w:sz w:val="24"/>
            <w:szCs w:val="24"/>
          </w:rPr>
          <w:delText>Desde los inicios de las metodologías que ayudan al desarrollo de software existieron muchas que fueron robustas como lo fue el Método Cascada. Sin embargo, el implementar metodologías tradicionales se obtiene ciertas desventajas, estas, son relacionadas a los requerimientos y que hoy en día son exigentes respecto al cambio. Debido a esta problemática este Proyecto se basará en una metodología ágil.</w:delText>
        </w:r>
      </w:del>
    </w:p>
    <w:p w:rsidR="00196409" w:rsidDel="00B83A2E" w:rsidRDefault="00196409" w:rsidP="00196409">
      <w:pPr>
        <w:ind w:firstLine="360"/>
        <w:jc w:val="both"/>
        <w:rPr>
          <w:del w:id="1004" w:author="DAVIDS  GONZALEZ" w:date="2018-10-16T13:15:00Z"/>
          <w:rFonts w:ascii="Arial" w:eastAsia="Times New Roman" w:hAnsi="Arial" w:cs="Arial"/>
          <w:sz w:val="24"/>
          <w:szCs w:val="24"/>
        </w:rPr>
      </w:pPr>
      <w:del w:id="1005" w:author="DAVIDS  GONZALEZ" w:date="2018-10-16T13:15:00Z">
        <w:r w:rsidDel="00B83A2E">
          <w:rPr>
            <w:rFonts w:ascii="Arial" w:eastAsia="Times New Roman" w:hAnsi="Arial" w:cs="Arial"/>
            <w:sz w:val="24"/>
            <w:szCs w:val="24"/>
          </w:rPr>
          <w:delText>Se aplicará una metodología de desarrollo iterativo que implica:</w:delText>
        </w:r>
      </w:del>
    </w:p>
    <w:p w:rsidR="00196409" w:rsidDel="00B83A2E" w:rsidRDefault="00196409">
      <w:pPr>
        <w:pStyle w:val="Prrafodelista"/>
        <w:numPr>
          <w:ilvl w:val="0"/>
          <w:numId w:val="2"/>
        </w:numPr>
        <w:spacing w:line="276" w:lineRule="auto"/>
        <w:jc w:val="both"/>
        <w:rPr>
          <w:del w:id="1006" w:author="DAVIDS  GONZALEZ" w:date="2018-10-16T13:15:00Z"/>
          <w:rFonts w:ascii="Arial" w:eastAsia="Times New Roman" w:hAnsi="Arial" w:cs="Arial"/>
          <w:sz w:val="24"/>
          <w:szCs w:val="24"/>
        </w:rPr>
        <w:pPrChange w:id="1007" w:author="DAVIDS  GONZALEZ" w:date="2018-10-16T13:16:00Z">
          <w:pPr>
            <w:pStyle w:val="Prrafodelista"/>
            <w:numPr>
              <w:numId w:val="2"/>
            </w:numPr>
            <w:spacing w:line="240" w:lineRule="auto"/>
            <w:ind w:hanging="360"/>
            <w:jc w:val="both"/>
          </w:pPr>
        </w:pPrChange>
      </w:pPr>
      <w:del w:id="1008" w:author="DAVIDS  GONZALEZ" w:date="2018-10-16T13:15:00Z">
        <w:r w:rsidDel="00B83A2E">
          <w:rPr>
            <w:rFonts w:ascii="Arial" w:eastAsia="Times New Roman" w:hAnsi="Arial" w:cs="Arial"/>
            <w:sz w:val="24"/>
            <w:szCs w:val="24"/>
          </w:rPr>
          <w:delText>Recopilar los requisitos mediante la observación y las entrevistas.</w:delText>
        </w:r>
      </w:del>
    </w:p>
    <w:p w:rsidR="00196409" w:rsidDel="00B83A2E" w:rsidRDefault="00196409">
      <w:pPr>
        <w:pStyle w:val="Prrafodelista"/>
        <w:numPr>
          <w:ilvl w:val="0"/>
          <w:numId w:val="2"/>
        </w:numPr>
        <w:spacing w:line="276" w:lineRule="auto"/>
        <w:jc w:val="both"/>
        <w:rPr>
          <w:del w:id="1009" w:author="DAVIDS  GONZALEZ" w:date="2018-10-16T13:15:00Z"/>
          <w:rFonts w:ascii="Arial" w:eastAsia="Times New Roman" w:hAnsi="Arial" w:cs="Arial"/>
          <w:sz w:val="24"/>
          <w:szCs w:val="24"/>
        </w:rPr>
        <w:pPrChange w:id="1010" w:author="DAVIDS  GONZALEZ" w:date="2018-10-16T13:16:00Z">
          <w:pPr>
            <w:pStyle w:val="Prrafodelista"/>
            <w:numPr>
              <w:numId w:val="2"/>
            </w:numPr>
            <w:spacing w:line="240" w:lineRule="auto"/>
            <w:ind w:hanging="360"/>
            <w:jc w:val="both"/>
          </w:pPr>
        </w:pPrChange>
      </w:pPr>
      <w:del w:id="1011" w:author="DAVIDS  GONZALEZ" w:date="2018-10-16T13:15:00Z">
        <w:r w:rsidDel="00B83A2E">
          <w:rPr>
            <w:rFonts w:ascii="Arial" w:eastAsia="Times New Roman" w:hAnsi="Arial" w:cs="Arial"/>
            <w:sz w:val="24"/>
            <w:szCs w:val="24"/>
          </w:rPr>
          <w:delText>Analizar la información recopilada y diseñar un modelo de solución.</w:delText>
        </w:r>
      </w:del>
    </w:p>
    <w:p w:rsidR="00196409" w:rsidDel="00B83A2E" w:rsidRDefault="00196409">
      <w:pPr>
        <w:pStyle w:val="Prrafodelista"/>
        <w:numPr>
          <w:ilvl w:val="0"/>
          <w:numId w:val="2"/>
        </w:numPr>
        <w:spacing w:line="276" w:lineRule="auto"/>
        <w:jc w:val="both"/>
        <w:rPr>
          <w:del w:id="1012" w:author="DAVIDS  GONZALEZ" w:date="2018-10-16T13:15:00Z"/>
          <w:rFonts w:ascii="Arial" w:eastAsia="Times New Roman" w:hAnsi="Arial" w:cs="Arial"/>
          <w:sz w:val="24"/>
          <w:szCs w:val="24"/>
        </w:rPr>
        <w:pPrChange w:id="1013" w:author="DAVIDS  GONZALEZ" w:date="2018-10-16T13:16:00Z">
          <w:pPr>
            <w:pStyle w:val="Prrafodelista"/>
            <w:numPr>
              <w:numId w:val="2"/>
            </w:numPr>
            <w:spacing w:line="240" w:lineRule="auto"/>
            <w:ind w:hanging="360"/>
            <w:jc w:val="both"/>
          </w:pPr>
        </w:pPrChange>
      </w:pPr>
      <w:del w:id="1014" w:author="DAVIDS  GONZALEZ" w:date="2018-10-16T13:15:00Z">
        <w:r w:rsidDel="00B83A2E">
          <w:rPr>
            <w:rFonts w:ascii="Arial" w:eastAsia="Times New Roman" w:hAnsi="Arial" w:cs="Arial"/>
            <w:sz w:val="24"/>
            <w:szCs w:val="24"/>
          </w:rPr>
          <w:delText>Fase de desarrollo en la cual se realiza el diseño y la codificación de los procesos.</w:delText>
        </w:r>
      </w:del>
    </w:p>
    <w:p w:rsidR="00196409" w:rsidDel="00B83A2E" w:rsidRDefault="00196409">
      <w:pPr>
        <w:pStyle w:val="Prrafodelista"/>
        <w:numPr>
          <w:ilvl w:val="0"/>
          <w:numId w:val="2"/>
        </w:numPr>
        <w:spacing w:line="276" w:lineRule="auto"/>
        <w:jc w:val="both"/>
        <w:rPr>
          <w:del w:id="1015" w:author="DAVIDS  GONZALEZ" w:date="2018-10-16T13:15:00Z"/>
          <w:rFonts w:ascii="Arial" w:eastAsia="Times New Roman" w:hAnsi="Arial" w:cs="Arial"/>
          <w:sz w:val="24"/>
          <w:szCs w:val="24"/>
        </w:rPr>
        <w:pPrChange w:id="1016" w:author="DAVIDS  GONZALEZ" w:date="2018-10-16T13:16:00Z">
          <w:pPr>
            <w:pStyle w:val="Prrafodelista"/>
            <w:numPr>
              <w:numId w:val="2"/>
            </w:numPr>
            <w:spacing w:line="240" w:lineRule="auto"/>
            <w:ind w:hanging="360"/>
            <w:jc w:val="both"/>
          </w:pPr>
        </w:pPrChange>
      </w:pPr>
      <w:del w:id="1017" w:author="DAVIDS  GONZALEZ" w:date="2018-10-16T13:15:00Z">
        <w:r w:rsidDel="00B83A2E">
          <w:rPr>
            <w:rFonts w:ascii="Arial" w:eastAsia="Times New Roman" w:hAnsi="Arial" w:cs="Arial"/>
            <w:sz w:val="24"/>
            <w:szCs w:val="24"/>
          </w:rPr>
          <w:delText>Fase de prueba en el que se corrige posibles errores en la aplicación.</w:delText>
        </w:r>
      </w:del>
    </w:p>
    <w:p w:rsidR="00196409" w:rsidDel="00B83A2E" w:rsidRDefault="00196409">
      <w:pPr>
        <w:pStyle w:val="Prrafodelista"/>
        <w:numPr>
          <w:ilvl w:val="0"/>
          <w:numId w:val="2"/>
        </w:numPr>
        <w:spacing w:line="276" w:lineRule="auto"/>
        <w:jc w:val="both"/>
        <w:rPr>
          <w:del w:id="1018" w:author="DAVIDS  GONZALEZ" w:date="2018-10-16T13:15:00Z"/>
          <w:rFonts w:ascii="Arial" w:eastAsia="Times New Roman" w:hAnsi="Arial" w:cs="Arial"/>
          <w:sz w:val="24"/>
          <w:szCs w:val="24"/>
        </w:rPr>
        <w:pPrChange w:id="1019" w:author="DAVIDS  GONZALEZ" w:date="2018-10-16T13:16:00Z">
          <w:pPr>
            <w:pStyle w:val="Prrafodelista"/>
            <w:numPr>
              <w:numId w:val="2"/>
            </w:numPr>
            <w:spacing w:line="240" w:lineRule="auto"/>
            <w:ind w:hanging="360"/>
            <w:jc w:val="both"/>
          </w:pPr>
        </w:pPrChange>
      </w:pPr>
      <w:del w:id="1020" w:author="DAVIDS  GONZALEZ" w:date="2018-10-16T13:15:00Z">
        <w:r w:rsidDel="00B83A2E">
          <w:rPr>
            <w:rFonts w:ascii="Arial" w:eastAsia="Times New Roman" w:hAnsi="Arial" w:cs="Arial"/>
            <w:sz w:val="24"/>
            <w:szCs w:val="24"/>
          </w:rPr>
          <w:delText>Fase de implementación, en esta fase el sistema queda de manera funcional y libre de errores.</w:delText>
        </w:r>
      </w:del>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Los datos que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registrados en la aplicación, en su mayoría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datos generados por el dispositivo (prototipo) y solo </w:t>
      </w:r>
      <w:r w:rsidR="00465DBA" w:rsidRPr="003D4936">
        <w:rPr>
          <w:rFonts w:ascii="Times New Roman" w:eastAsia="Calibri" w:hAnsi="Times New Roman" w:cs="Arial"/>
          <w:sz w:val="24"/>
          <w:szCs w:val="24"/>
          <w:lang w:val="es-ES"/>
        </w:rPr>
        <w:t>tienen</w:t>
      </w:r>
      <w:r w:rsidRPr="003D4936">
        <w:rPr>
          <w:rFonts w:ascii="Times New Roman" w:eastAsia="Calibri" w:hAnsi="Times New Roman" w:cs="Arial"/>
          <w:sz w:val="24"/>
          <w:szCs w:val="24"/>
          <w:lang w:val="es-ES"/>
        </w:rPr>
        <w:t xml:space="preserve"> acceso a esta información los entes públicos</w:t>
      </w:r>
      <w:r w:rsidR="00CC6E30">
        <w:rPr>
          <w:rFonts w:ascii="Times New Roman" w:eastAsia="Calibri" w:hAnsi="Times New Roman" w:cs="Arial"/>
          <w:sz w:val="24"/>
          <w:szCs w:val="24"/>
          <w:lang w:val="es-ES"/>
        </w:rPr>
        <w:t xml:space="preserve"> y usuarios que usan el transporte público urbano en la península a través de la aplicación móvil</w:t>
      </w:r>
      <w:r w:rsidRPr="003D4936">
        <w:rPr>
          <w:rFonts w:ascii="Times New Roman" w:eastAsia="Calibri" w:hAnsi="Times New Roman" w:cs="Arial"/>
          <w:sz w:val="24"/>
          <w:szCs w:val="24"/>
          <w:lang w:val="es-ES"/>
        </w:rPr>
        <w:t>.</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Cabe recalcar que en la fase de PRUEBAS se </w:t>
      </w:r>
      <w:r w:rsidR="00465DBA" w:rsidRPr="003D4936">
        <w:rPr>
          <w:rFonts w:ascii="Times New Roman" w:eastAsia="Calibri" w:hAnsi="Times New Roman" w:cs="Arial"/>
          <w:sz w:val="24"/>
          <w:szCs w:val="24"/>
          <w:lang w:val="es-ES"/>
        </w:rPr>
        <w:t>realiz</w:t>
      </w:r>
      <w:r w:rsidR="003D4936">
        <w:rPr>
          <w:rFonts w:ascii="Times New Roman" w:eastAsia="Calibri" w:hAnsi="Times New Roman" w:cs="Arial"/>
          <w:sz w:val="24"/>
          <w:szCs w:val="24"/>
          <w:lang w:val="es-ES"/>
        </w:rPr>
        <w:t xml:space="preserve">ó </w:t>
      </w:r>
      <w:r w:rsidRPr="003D4936">
        <w:rPr>
          <w:rFonts w:ascii="Times New Roman" w:eastAsia="Calibri" w:hAnsi="Times New Roman" w:cs="Arial"/>
          <w:sz w:val="24"/>
          <w:szCs w:val="24"/>
          <w:lang w:val="es-ES"/>
        </w:rPr>
        <w:t xml:space="preserve">la inserción de datos ficticios en la Base de Datos Documental con el fin de que se puedan hacer peticiones y </w:t>
      </w:r>
      <w:r w:rsidRPr="003D4936">
        <w:rPr>
          <w:rFonts w:ascii="Times New Roman" w:eastAsia="Calibri" w:hAnsi="Times New Roman" w:cs="Arial"/>
          <w:sz w:val="24"/>
          <w:szCs w:val="24"/>
          <w:lang w:val="es-ES"/>
        </w:rPr>
        <w:lastRenderedPageBreak/>
        <w:t xml:space="preserve">actualizaciones externas de manera óptima y eficaz. Estas pruebas </w:t>
      </w:r>
      <w:r w:rsidR="00465DBA" w:rsidRPr="003D4936">
        <w:rPr>
          <w:rFonts w:ascii="Times New Roman" w:eastAsia="Calibri" w:hAnsi="Times New Roman" w:cs="Arial"/>
          <w:sz w:val="24"/>
          <w:szCs w:val="24"/>
          <w:lang w:val="es-ES"/>
        </w:rPr>
        <w:t>fueron</w:t>
      </w:r>
      <w:r w:rsidRPr="003D4936">
        <w:rPr>
          <w:rFonts w:ascii="Times New Roman" w:eastAsia="Calibri" w:hAnsi="Times New Roman" w:cs="Arial"/>
          <w:sz w:val="24"/>
          <w:szCs w:val="24"/>
          <w:lang w:val="es-ES"/>
        </w:rPr>
        <w:t xml:space="preserve"> ejecutadas como </w:t>
      </w:r>
      <w:proofErr w:type="gramStart"/>
      <w:r w:rsidRPr="003D4936">
        <w:rPr>
          <w:rFonts w:ascii="Times New Roman" w:eastAsia="Calibri" w:hAnsi="Times New Roman" w:cs="Arial"/>
          <w:sz w:val="24"/>
          <w:szCs w:val="24"/>
          <w:lang w:val="es-ES"/>
        </w:rPr>
        <w:t>localhost</w:t>
      </w:r>
      <w:proofErr w:type="gramEnd"/>
      <w:r w:rsidRPr="003D4936">
        <w:rPr>
          <w:rFonts w:ascii="Times New Roman" w:eastAsia="Calibri" w:hAnsi="Times New Roman" w:cs="Arial"/>
          <w:sz w:val="24"/>
          <w:szCs w:val="24"/>
          <w:lang w:val="es-ES"/>
        </w:rPr>
        <w:t xml:space="preserve"> pero en distintos Navegadores (Chrome, Firefox, Opera), para comprobar diseños, funcionalidades, componentes del servicio, seguridad y adaptación</w:t>
      </w:r>
      <w:r w:rsidR="00CC6E30">
        <w:rPr>
          <w:rFonts w:ascii="Times New Roman" w:eastAsia="Calibri" w:hAnsi="Times New Roman" w:cs="Arial"/>
          <w:sz w:val="24"/>
          <w:szCs w:val="24"/>
          <w:lang w:val="es-ES"/>
        </w:rPr>
        <w:t xml:space="preserve">. Además de pruebas realizadas bajo una aplicación que me permite monitorear servicios </w:t>
      </w:r>
      <w:proofErr w:type="spellStart"/>
      <w:r w:rsidR="00CC6E30">
        <w:rPr>
          <w:rFonts w:ascii="Times New Roman" w:eastAsia="Calibri" w:hAnsi="Times New Roman" w:cs="Arial"/>
          <w:sz w:val="24"/>
          <w:szCs w:val="24"/>
          <w:lang w:val="es-ES"/>
        </w:rPr>
        <w:t>Rest</w:t>
      </w:r>
      <w:proofErr w:type="spellEnd"/>
      <w:r w:rsidR="00CC6E30">
        <w:rPr>
          <w:rFonts w:ascii="Times New Roman" w:eastAsia="Calibri" w:hAnsi="Times New Roman" w:cs="Arial"/>
          <w:sz w:val="24"/>
          <w:szCs w:val="24"/>
          <w:lang w:val="es-ES"/>
        </w:rPr>
        <w:t xml:space="preserve"> como lo es </w:t>
      </w:r>
      <w:proofErr w:type="spellStart"/>
      <w:proofErr w:type="gramStart"/>
      <w:r w:rsidR="00CC6E30">
        <w:rPr>
          <w:rFonts w:ascii="Times New Roman" w:eastAsia="Calibri" w:hAnsi="Times New Roman" w:cs="Arial"/>
          <w:sz w:val="24"/>
          <w:szCs w:val="24"/>
          <w:lang w:val="es-ES"/>
        </w:rPr>
        <w:t>Postman</w:t>
      </w:r>
      <w:proofErr w:type="spellEnd"/>
      <w:r w:rsidR="00CC6E30">
        <w:rPr>
          <w:rFonts w:ascii="Times New Roman" w:eastAsia="Calibri" w:hAnsi="Times New Roman" w:cs="Arial"/>
          <w:sz w:val="24"/>
          <w:szCs w:val="24"/>
          <w:lang w:val="es-ES"/>
        </w:rPr>
        <w:t>.</w:t>
      </w:r>
      <w:r w:rsidRPr="003D4936">
        <w:rPr>
          <w:rFonts w:ascii="Times New Roman" w:eastAsia="Calibri" w:hAnsi="Times New Roman" w:cs="Arial"/>
          <w:sz w:val="24"/>
          <w:szCs w:val="24"/>
          <w:lang w:val="es-ES"/>
        </w:rPr>
        <w:t>.</w:t>
      </w:r>
      <w:proofErr w:type="gramEnd"/>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465DBA" w:rsidRDefault="00465DBA"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 xml:space="preserve">Se </w:t>
      </w:r>
      <w:r w:rsidR="00465DBA" w:rsidRPr="003D4936">
        <w:rPr>
          <w:rFonts w:ascii="Times New Roman" w:eastAsia="Calibri" w:hAnsi="Times New Roman" w:cs="Arial"/>
          <w:sz w:val="24"/>
          <w:szCs w:val="24"/>
          <w:lang w:val="es-ES"/>
        </w:rPr>
        <w:t>mostraron avances</w:t>
      </w:r>
      <w:r w:rsidRPr="003D4936">
        <w:rPr>
          <w:rFonts w:ascii="Times New Roman" w:eastAsia="Calibri" w:hAnsi="Times New Roman" w:cs="Arial"/>
          <w:sz w:val="24"/>
          <w:szCs w:val="24"/>
          <w:lang w:val="es-ES"/>
        </w:rPr>
        <w:t xml:space="preserve"> a</w:t>
      </w:r>
      <w:r w:rsidR="00465DBA" w:rsidRPr="003D4936">
        <w:rPr>
          <w:rFonts w:ascii="Times New Roman" w:eastAsia="Calibri" w:hAnsi="Times New Roman" w:cs="Arial"/>
          <w:sz w:val="24"/>
          <w:szCs w:val="24"/>
          <w:lang w:val="es-ES"/>
        </w:rPr>
        <w:t xml:space="preserve"> los </w:t>
      </w:r>
      <w:r w:rsidR="003D4936" w:rsidRPr="003D4936">
        <w:rPr>
          <w:rFonts w:ascii="Times New Roman" w:eastAsia="Calibri" w:hAnsi="Times New Roman" w:cs="Arial"/>
          <w:sz w:val="24"/>
          <w:szCs w:val="24"/>
          <w:lang w:val="es-ES"/>
        </w:rPr>
        <w:t>módulos pertenecientes al proyecto de su correcta funcionalidad</w:t>
      </w:r>
      <w:r w:rsidRPr="003D4936">
        <w:rPr>
          <w:rFonts w:ascii="Times New Roman" w:eastAsia="Calibri" w:hAnsi="Times New Roman" w:cs="Arial"/>
          <w:sz w:val="24"/>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rsidR="003D4936" w:rsidRPr="003D4936" w:rsidDel="00AB207C" w:rsidRDefault="003D4936" w:rsidP="003D4936">
      <w:pPr>
        <w:spacing w:after="0" w:line="360" w:lineRule="auto"/>
        <w:jc w:val="both"/>
        <w:rPr>
          <w:del w:id="1021" w:author="Davids Adrian Gonzalez Tigrero" w:date="2019-01-26T21:49:00Z"/>
          <w:rFonts w:ascii="Times New Roman" w:eastAsia="Calibri" w:hAnsi="Times New Roman" w:cs="Arial"/>
          <w:sz w:val="24"/>
          <w:szCs w:val="24"/>
          <w:lang w:val="es-ES"/>
        </w:rPr>
      </w:pPr>
    </w:p>
    <w:p w:rsidR="00196409" w:rsidRPr="003D4936" w:rsidRDefault="00196409">
      <w:pPr>
        <w:spacing w:after="0" w:line="360" w:lineRule="auto"/>
        <w:jc w:val="both"/>
        <w:rPr>
          <w:ins w:id="1022" w:author="DAVIDS  GONZALEZ" w:date="2018-10-16T13:16:00Z"/>
          <w:rFonts w:ascii="Times New Roman" w:eastAsia="Calibri" w:hAnsi="Times New Roman" w:cs="Arial"/>
          <w:sz w:val="24"/>
          <w:szCs w:val="24"/>
          <w:lang w:val="es-ES"/>
        </w:rPr>
        <w:pPrChange w:id="1023" w:author="Davids Adrian Gonzalez Tigrero" w:date="2019-01-26T21:49:00Z">
          <w:pPr>
            <w:spacing w:after="0" w:line="240" w:lineRule="auto"/>
          </w:pPr>
        </w:pPrChange>
      </w:pPr>
    </w:p>
    <w:p w:rsidR="00196409" w:rsidRPr="003D4936" w:rsidRDefault="00196409">
      <w:pPr>
        <w:spacing w:after="0" w:line="360" w:lineRule="auto"/>
        <w:jc w:val="both"/>
        <w:rPr>
          <w:ins w:id="1024" w:author="DAVIDS  GONZALEZ" w:date="2018-10-16T13:16:00Z"/>
          <w:rFonts w:ascii="Times New Roman" w:eastAsia="Calibri" w:hAnsi="Times New Roman" w:cs="Arial"/>
          <w:sz w:val="24"/>
          <w:szCs w:val="24"/>
          <w:lang w:val="es-ES"/>
        </w:rPr>
        <w:pPrChange w:id="1025" w:author="Davids Adrian Gonzalez Tigrero" w:date="2019-01-26T21:49:00Z">
          <w:pPr/>
        </w:pPrChange>
      </w:pPr>
      <w:ins w:id="1026" w:author="DAVIDS  GONZALEZ" w:date="2018-10-16T13:16:00Z">
        <w:r w:rsidRPr="003D4936">
          <w:rPr>
            <w:rFonts w:ascii="Times New Roman" w:eastAsia="Calibri" w:hAnsi="Times New Roman" w:cs="Arial"/>
            <w:sz w:val="24"/>
            <w:szCs w:val="24"/>
            <w:lang w:val="es-ES"/>
          </w:rPr>
          <w:t>Al final se unirán todos los módulos del proyecto Capa de Servicios Web y Geográficos y se presentara el producto final.</w:t>
        </w:r>
      </w:ins>
    </w:p>
    <w:p w:rsidR="00196409" w:rsidRPr="00921E30" w:rsidRDefault="00196409" w:rsidP="00921E30">
      <w:pPr>
        <w:rPr>
          <w:b/>
          <w:bCs/>
        </w:rPr>
      </w:pPr>
    </w:p>
    <w:p w:rsidR="00F87E74" w:rsidRDefault="00F87E74" w:rsidP="001A037C">
      <w:pPr>
        <w:pStyle w:val="Ttulo1"/>
      </w:pPr>
      <w:bookmarkStart w:id="1027" w:name="_Toc5382658"/>
      <w:r>
        <w:t>CAPITULO II</w:t>
      </w:r>
      <w:bookmarkEnd w:id="1027"/>
    </w:p>
    <w:p w:rsidR="00D92DEC" w:rsidRDefault="00D92DEC" w:rsidP="00B62AF9">
      <w:pPr>
        <w:pStyle w:val="Ttulo2"/>
        <w:numPr>
          <w:ilvl w:val="0"/>
          <w:numId w:val="17"/>
        </w:numPr>
      </w:pPr>
      <w:bookmarkStart w:id="1028" w:name="_Toc5382659"/>
      <w:r>
        <w:t>Propuesta</w:t>
      </w:r>
      <w:bookmarkEnd w:id="1028"/>
    </w:p>
    <w:p w:rsidR="003D4936" w:rsidRDefault="003D4936" w:rsidP="00B62AF9">
      <w:pPr>
        <w:pStyle w:val="Estilo1"/>
        <w:numPr>
          <w:ilvl w:val="1"/>
          <w:numId w:val="17"/>
        </w:numPr>
      </w:pPr>
      <w:r>
        <w:t>Marco</w:t>
      </w:r>
      <w:r w:rsidR="007F538F">
        <w:t xml:space="preserve"> Contextual</w:t>
      </w:r>
    </w:p>
    <w:p w:rsidR="007F538F" w:rsidRDefault="00CA5A96" w:rsidP="00B62AF9">
      <w:pPr>
        <w:pStyle w:val="Estilo1"/>
        <w:numPr>
          <w:ilvl w:val="2"/>
          <w:numId w:val="17"/>
        </w:numPr>
      </w:pPr>
      <w:r>
        <w:t>Agencia Nacional de Transito – ANT</w:t>
      </w:r>
    </w:p>
    <w:p w:rsidR="00B9241C" w:rsidRDefault="00CA5A96" w:rsidP="00B62AF9">
      <w:pPr>
        <w:pStyle w:val="Estilo1"/>
        <w:numPr>
          <w:ilvl w:val="0"/>
          <w:numId w:val="0"/>
        </w:numPr>
      </w:pPr>
      <w:r>
        <w:t>Misión</w:t>
      </w:r>
    </w:p>
    <w:p w:rsidR="00EA0547" w:rsidRDefault="002072D2" w:rsidP="00444133">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agencia nacional de transito tiene como misión </w:t>
      </w:r>
      <w:r w:rsidR="00EA0547" w:rsidRPr="00EA0547">
        <w:rPr>
          <w:rFonts w:ascii="Times New Roman" w:eastAsia="Calibri" w:hAnsi="Times New Roman" w:cs="Arial"/>
          <w:sz w:val="24"/>
          <w:szCs w:val="24"/>
          <w:lang w:val="es-ES"/>
        </w:rPr>
        <w:t>“Planificar, regular y controlar la gestión del Transporte Terrestre, Tránsito y Seguridad Vial</w:t>
      </w:r>
      <w:r>
        <w:rPr>
          <w:rFonts w:ascii="Times New Roman" w:eastAsia="Calibri" w:hAnsi="Times New Roman" w:cs="Arial"/>
          <w:sz w:val="24"/>
          <w:szCs w:val="24"/>
          <w:lang w:val="es-ES"/>
        </w:rPr>
        <w:t>”</w:t>
      </w:r>
      <w:r w:rsidRPr="002072D2">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336222614"/>
          <w:citation/>
        </w:sdtPr>
        <w:sdtContent>
          <w:r w:rsidRPr="00EA0547">
            <w:rPr>
              <w:rFonts w:ascii="Times New Roman" w:eastAsia="Calibri" w:hAnsi="Times New Roman" w:cs="Arial"/>
              <w:sz w:val="24"/>
              <w:szCs w:val="24"/>
              <w:lang w:val="es-ES"/>
            </w:rPr>
            <w:fldChar w:fldCharType="begin"/>
          </w:r>
          <w:r w:rsidRPr="00EA0547">
            <w:rPr>
              <w:rFonts w:ascii="Times New Roman" w:eastAsia="Calibri" w:hAnsi="Times New Roman" w:cs="Arial"/>
              <w:sz w:val="24"/>
              <w:szCs w:val="24"/>
              <w:lang w:val="es-ES"/>
            </w:rPr>
            <w:instrText xml:space="preserve"> CITATION Age18 \l 12298 </w:instrText>
          </w:r>
          <w:r w:rsidRPr="00EA054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EA0547">
            <w:rPr>
              <w:rFonts w:ascii="Times New Roman" w:eastAsia="Calibri" w:hAnsi="Times New Roman" w:cs="Arial"/>
              <w:sz w:val="24"/>
              <w:szCs w:val="24"/>
              <w:lang w:val="es-ES"/>
            </w:rPr>
            <w:fldChar w:fldCharType="end"/>
          </w:r>
        </w:sdtContent>
      </w:sdt>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 xml:space="preserve">dentro del </w:t>
      </w:r>
      <w:r>
        <w:rPr>
          <w:rFonts w:ascii="Times New Roman" w:eastAsia="Calibri" w:hAnsi="Times New Roman" w:cs="Arial"/>
          <w:sz w:val="24"/>
          <w:szCs w:val="24"/>
          <w:lang w:val="es-ES"/>
        </w:rPr>
        <w:t xml:space="preserve">territorio ecuatoriano y lo realiza con el fin de garantizar </w:t>
      </w:r>
      <w:r w:rsidR="00444133">
        <w:rPr>
          <w:rFonts w:ascii="Times New Roman" w:eastAsia="Calibri" w:hAnsi="Times New Roman" w:cs="Arial"/>
          <w:sz w:val="24"/>
          <w:szCs w:val="24"/>
          <w:lang w:val="es-ES"/>
        </w:rPr>
        <w:t>a los ciudadanos la movilidad de una manera segura y libre</w:t>
      </w:r>
      <w:r w:rsidR="00EA0547" w:rsidRPr="00EA0547">
        <w:rPr>
          <w:rFonts w:ascii="Times New Roman" w:eastAsia="Calibri" w:hAnsi="Times New Roman" w:cs="Arial"/>
          <w:sz w:val="24"/>
          <w:szCs w:val="24"/>
          <w:lang w:val="es-ES"/>
        </w:rPr>
        <w:t>,</w:t>
      </w:r>
      <w:r w:rsidR="00444133">
        <w:rPr>
          <w:rFonts w:ascii="Times New Roman" w:eastAsia="Calibri" w:hAnsi="Times New Roman" w:cs="Arial"/>
          <w:sz w:val="24"/>
          <w:szCs w:val="24"/>
          <w:lang w:val="es-ES"/>
        </w:rPr>
        <w:t xml:space="preserve"> de tal manera que los ciudadanos se sientan cómodos con el servicio prestado.</w:t>
      </w:r>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Además de buscar medios que ayuden a</w:t>
      </w:r>
      <w:r w:rsidR="00EA0547" w:rsidRPr="00EA0547">
        <w:rPr>
          <w:rFonts w:ascii="Times New Roman" w:eastAsia="Calibri" w:hAnsi="Times New Roman" w:cs="Arial"/>
          <w:sz w:val="24"/>
          <w:szCs w:val="24"/>
          <w:lang w:val="es-ES"/>
        </w:rPr>
        <w:t xml:space="preserve"> la preservación del medio ambiente y </w:t>
      </w:r>
      <w:r w:rsidR="00444133">
        <w:rPr>
          <w:rFonts w:ascii="Times New Roman" w:eastAsia="Calibri" w:hAnsi="Times New Roman" w:cs="Arial"/>
          <w:sz w:val="24"/>
          <w:szCs w:val="24"/>
          <w:lang w:val="es-ES"/>
        </w:rPr>
        <w:t>ayudando</w:t>
      </w:r>
      <w:r w:rsidR="00EA0547" w:rsidRPr="00EA0547">
        <w:rPr>
          <w:rFonts w:ascii="Times New Roman" w:eastAsia="Calibri" w:hAnsi="Times New Roman" w:cs="Arial"/>
          <w:sz w:val="24"/>
          <w:szCs w:val="24"/>
          <w:lang w:val="es-ES"/>
        </w:rPr>
        <w:t xml:space="preserve"> al </w:t>
      </w:r>
      <w:r w:rsidR="00444133" w:rsidRPr="00EA0547">
        <w:rPr>
          <w:rFonts w:ascii="Times New Roman" w:eastAsia="Calibri" w:hAnsi="Times New Roman" w:cs="Arial"/>
          <w:sz w:val="24"/>
          <w:szCs w:val="24"/>
          <w:lang w:val="es-ES"/>
        </w:rPr>
        <w:t>progreso</w:t>
      </w:r>
      <w:r w:rsidR="00EA0547" w:rsidRPr="00EA0547">
        <w:rPr>
          <w:rFonts w:ascii="Times New Roman" w:eastAsia="Calibri" w:hAnsi="Times New Roman" w:cs="Arial"/>
          <w:sz w:val="24"/>
          <w:szCs w:val="24"/>
          <w:lang w:val="es-ES"/>
        </w:rPr>
        <w:t xml:space="preserve"> de</w:t>
      </w:r>
      <w:r w:rsidR="00444133">
        <w:rPr>
          <w:rFonts w:ascii="Times New Roman" w:eastAsia="Calibri" w:hAnsi="Times New Roman" w:cs="Arial"/>
          <w:sz w:val="24"/>
          <w:szCs w:val="24"/>
          <w:lang w:val="es-ES"/>
        </w:rPr>
        <w:t xml:space="preserve"> la nación.</w:t>
      </w:r>
    </w:p>
    <w:p w:rsidR="00444133" w:rsidRDefault="00444133" w:rsidP="00444133">
      <w:pPr>
        <w:spacing w:after="0" w:line="360" w:lineRule="auto"/>
        <w:jc w:val="both"/>
      </w:pPr>
    </w:p>
    <w:p w:rsidR="00444133" w:rsidRDefault="00444133" w:rsidP="00444133">
      <w:pPr>
        <w:spacing w:after="0" w:line="360" w:lineRule="auto"/>
        <w:jc w:val="both"/>
      </w:pPr>
    </w:p>
    <w:p w:rsidR="00444133" w:rsidRDefault="00CA5A96" w:rsidP="00B62AF9">
      <w:pPr>
        <w:pStyle w:val="Estilo1"/>
        <w:numPr>
          <w:ilvl w:val="0"/>
          <w:numId w:val="0"/>
        </w:numPr>
      </w:pPr>
      <w:r>
        <w:lastRenderedPageBreak/>
        <w:t>Visión</w:t>
      </w:r>
    </w:p>
    <w:p w:rsidR="00444133" w:rsidRPr="00600729" w:rsidRDefault="00600729" w:rsidP="00600729">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La ANT busca “s</w:t>
      </w:r>
      <w:r w:rsidR="00444133" w:rsidRPr="00600729">
        <w:rPr>
          <w:rFonts w:ascii="Times New Roman" w:eastAsia="Calibri" w:hAnsi="Times New Roman" w:cs="Arial"/>
          <w:sz w:val="24"/>
          <w:szCs w:val="24"/>
          <w:lang w:val="es-ES"/>
        </w:rPr>
        <w:t>er la entidad líder que regule y controle el ejercicio de las competencias de transporte terrestre, tránsito y seguridad vial</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79460054"/>
          <w:citation/>
        </w:sdtPr>
        <w:sdtContent>
          <w:r w:rsidRPr="00600729">
            <w:rPr>
              <w:rFonts w:ascii="Times New Roman" w:eastAsia="Calibri" w:hAnsi="Times New Roman" w:cs="Arial"/>
              <w:sz w:val="24"/>
              <w:szCs w:val="24"/>
              <w:lang w:val="es-ES"/>
            </w:rPr>
            <w:fldChar w:fldCharType="begin"/>
          </w:r>
          <w:r w:rsidRPr="00600729">
            <w:rPr>
              <w:rFonts w:ascii="Times New Roman" w:eastAsia="Calibri" w:hAnsi="Times New Roman" w:cs="Arial"/>
              <w:sz w:val="24"/>
              <w:szCs w:val="24"/>
              <w:lang w:val="es-ES"/>
            </w:rPr>
            <w:instrText xml:space="preserve"> CITATION Age18 \l 12298 </w:instrText>
          </w:r>
          <w:r w:rsidRPr="0060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600729">
            <w:rPr>
              <w:rFonts w:ascii="Times New Roman" w:eastAsia="Calibri" w:hAnsi="Times New Roman" w:cs="Arial"/>
              <w:sz w:val="24"/>
              <w:szCs w:val="24"/>
              <w:lang w:val="es-ES"/>
            </w:rPr>
            <w:fldChar w:fldCharType="end"/>
          </w:r>
        </w:sdtContent>
      </w:sdt>
      <w:r w:rsidR="00444133" w:rsidRPr="00600729">
        <w:rPr>
          <w:rFonts w:ascii="Times New Roman" w:eastAsia="Calibri" w:hAnsi="Times New Roman" w:cs="Arial"/>
          <w:sz w:val="24"/>
          <w:szCs w:val="24"/>
          <w:lang w:val="es-ES"/>
        </w:rPr>
        <w:t xml:space="preserve">, </w:t>
      </w:r>
      <w:r w:rsidR="007B4657" w:rsidRPr="00600729">
        <w:rPr>
          <w:rFonts w:ascii="Times New Roman" w:eastAsia="Calibri" w:hAnsi="Times New Roman" w:cs="Arial"/>
          <w:sz w:val="24"/>
          <w:szCs w:val="24"/>
          <w:lang w:val="es-ES"/>
        </w:rPr>
        <w:t>apoyados</w:t>
      </w:r>
      <w:r w:rsidR="00444133" w:rsidRPr="00600729">
        <w:rPr>
          <w:rFonts w:ascii="Times New Roman" w:eastAsia="Calibri" w:hAnsi="Times New Roman" w:cs="Arial"/>
          <w:sz w:val="24"/>
          <w:szCs w:val="24"/>
          <w:lang w:val="es-ES"/>
        </w:rPr>
        <w:t xml:space="preserve"> en la </w:t>
      </w:r>
      <w:r w:rsidR="007B4657" w:rsidRPr="00600729">
        <w:rPr>
          <w:rFonts w:ascii="Times New Roman" w:eastAsia="Calibri" w:hAnsi="Times New Roman" w:cs="Arial"/>
          <w:sz w:val="24"/>
          <w:szCs w:val="24"/>
          <w:lang w:val="es-ES"/>
        </w:rPr>
        <w:t>nitidez</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eficacia</w:t>
      </w:r>
      <w:r w:rsidR="00444133" w:rsidRPr="00600729">
        <w:rPr>
          <w:rFonts w:ascii="Times New Roman" w:eastAsia="Calibri" w:hAnsi="Times New Roman" w:cs="Arial"/>
          <w:sz w:val="24"/>
          <w:szCs w:val="24"/>
          <w:lang w:val="es-ES"/>
        </w:rPr>
        <w:t xml:space="preserve"> de servicio que </w:t>
      </w:r>
      <w:r w:rsidR="007B4657" w:rsidRPr="00600729">
        <w:rPr>
          <w:rFonts w:ascii="Times New Roman" w:eastAsia="Calibri" w:hAnsi="Times New Roman" w:cs="Arial"/>
          <w:sz w:val="24"/>
          <w:szCs w:val="24"/>
          <w:lang w:val="es-ES"/>
        </w:rPr>
        <w:t>certifiquen</w:t>
      </w:r>
      <w:r w:rsidR="00444133" w:rsidRPr="00600729">
        <w:rPr>
          <w:rFonts w:ascii="Times New Roman" w:eastAsia="Calibri" w:hAnsi="Times New Roman" w:cs="Arial"/>
          <w:sz w:val="24"/>
          <w:szCs w:val="24"/>
          <w:lang w:val="es-ES"/>
        </w:rPr>
        <w:t xml:space="preserve"> a l</w:t>
      </w:r>
      <w:r w:rsidR="007B4657">
        <w:rPr>
          <w:rFonts w:ascii="Times New Roman" w:eastAsia="Calibri" w:hAnsi="Times New Roman" w:cs="Arial"/>
          <w:sz w:val="24"/>
          <w:szCs w:val="24"/>
          <w:lang w:val="es-ES"/>
        </w:rPr>
        <w:t xml:space="preserve">os </w:t>
      </w:r>
      <w:r w:rsidR="00444133" w:rsidRPr="00600729">
        <w:rPr>
          <w:rFonts w:ascii="Times New Roman" w:eastAsia="Calibri" w:hAnsi="Times New Roman" w:cs="Arial"/>
          <w:sz w:val="24"/>
          <w:szCs w:val="24"/>
          <w:lang w:val="es-ES"/>
        </w:rPr>
        <w:t>ecuatorian</w:t>
      </w:r>
      <w:r w:rsidR="007B4657">
        <w:rPr>
          <w:rFonts w:ascii="Times New Roman" w:eastAsia="Calibri" w:hAnsi="Times New Roman" w:cs="Arial"/>
          <w:sz w:val="24"/>
          <w:szCs w:val="24"/>
          <w:lang w:val="es-ES"/>
        </w:rPr>
        <w:t>os</w:t>
      </w:r>
      <w:r w:rsidR="00444133" w:rsidRPr="00600729">
        <w:rPr>
          <w:rFonts w:ascii="Times New Roman" w:eastAsia="Calibri" w:hAnsi="Times New Roman" w:cs="Arial"/>
          <w:sz w:val="24"/>
          <w:szCs w:val="24"/>
          <w:lang w:val="es-ES"/>
        </w:rPr>
        <w:t xml:space="preserve"> una </w:t>
      </w:r>
      <w:r w:rsidR="007B4657" w:rsidRPr="00600729">
        <w:rPr>
          <w:rFonts w:ascii="Times New Roman" w:eastAsia="Calibri" w:hAnsi="Times New Roman" w:cs="Arial"/>
          <w:sz w:val="24"/>
          <w:szCs w:val="24"/>
          <w:lang w:val="es-ES"/>
        </w:rPr>
        <w:t>norma</w:t>
      </w:r>
      <w:r w:rsidR="00444133" w:rsidRPr="00600729">
        <w:rPr>
          <w:rFonts w:ascii="Times New Roman" w:eastAsia="Calibri" w:hAnsi="Times New Roman" w:cs="Arial"/>
          <w:sz w:val="24"/>
          <w:szCs w:val="24"/>
          <w:lang w:val="es-ES"/>
        </w:rPr>
        <w:t xml:space="preserve"> eficaz mediante la </w:t>
      </w:r>
      <w:r w:rsidR="007B4657" w:rsidRPr="00600729">
        <w:rPr>
          <w:rFonts w:ascii="Times New Roman" w:eastAsia="Calibri" w:hAnsi="Times New Roman" w:cs="Arial"/>
          <w:sz w:val="24"/>
          <w:szCs w:val="24"/>
          <w:lang w:val="es-ES"/>
        </w:rPr>
        <w:t>proyección</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vigilancia</w:t>
      </w:r>
      <w:r w:rsidR="00444133" w:rsidRPr="00600729">
        <w:rPr>
          <w:rFonts w:ascii="Times New Roman" w:eastAsia="Calibri" w:hAnsi="Times New Roman" w:cs="Arial"/>
          <w:sz w:val="24"/>
          <w:szCs w:val="24"/>
          <w:lang w:val="es-ES"/>
        </w:rPr>
        <w:t xml:space="preserve"> del transporte terrestre, tránsito y seguridad vial.</w:t>
      </w:r>
    </w:p>
    <w:p w:rsidR="00444133" w:rsidRDefault="00444133" w:rsidP="00B62AF9">
      <w:pPr>
        <w:pStyle w:val="Estilo1"/>
        <w:numPr>
          <w:ilvl w:val="0"/>
          <w:numId w:val="0"/>
        </w:numPr>
      </w:pPr>
    </w:p>
    <w:p w:rsidR="007B4657" w:rsidRDefault="00CA5A96" w:rsidP="00B62AF9">
      <w:pPr>
        <w:pStyle w:val="Estilo1"/>
        <w:numPr>
          <w:ilvl w:val="0"/>
          <w:numId w:val="0"/>
        </w:numPr>
      </w:pPr>
      <w:r>
        <w:t>Objetivos</w:t>
      </w:r>
    </w:p>
    <w:p w:rsidR="007B4657" w:rsidRPr="007B4657" w:rsidRDefault="007B4657" w:rsidP="007B4657">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ANT tiene como objetivo </w:t>
      </w:r>
      <w:r w:rsidRPr="007B4657">
        <w:rPr>
          <w:rFonts w:ascii="Times New Roman" w:eastAsia="Calibri" w:hAnsi="Times New Roman" w:cs="Arial"/>
          <w:sz w:val="24"/>
          <w:szCs w:val="24"/>
          <w:lang w:val="es-ES"/>
        </w:rPr>
        <w:t>“Contribuir al desarrollo nacional, a través de la regulación, planificación y control del transporte terrestre, tránsito y seguridad vial</w:t>
      </w:r>
      <w:r w:rsidR="001A4DC9">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88952492"/>
          <w:citation/>
        </w:sdtPr>
        <w:sdtContent>
          <w:r w:rsidR="001A4DC9" w:rsidRPr="007B4657">
            <w:rPr>
              <w:rFonts w:ascii="Times New Roman" w:eastAsia="Calibri" w:hAnsi="Times New Roman" w:cs="Arial"/>
              <w:sz w:val="24"/>
              <w:szCs w:val="24"/>
              <w:lang w:val="es-ES"/>
            </w:rPr>
            <w:fldChar w:fldCharType="begin"/>
          </w:r>
          <w:r w:rsidR="001A4DC9" w:rsidRPr="007B4657">
            <w:rPr>
              <w:rFonts w:ascii="Times New Roman" w:eastAsia="Calibri" w:hAnsi="Times New Roman" w:cs="Arial"/>
              <w:sz w:val="24"/>
              <w:szCs w:val="24"/>
              <w:lang w:val="es-ES"/>
            </w:rPr>
            <w:instrText xml:space="preserve"> CITATION Age18 \l 12298 </w:instrText>
          </w:r>
          <w:r w:rsidR="001A4DC9" w:rsidRPr="007B465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001A4DC9" w:rsidRPr="007B4657">
            <w:rPr>
              <w:rFonts w:ascii="Times New Roman" w:eastAsia="Calibri" w:hAnsi="Times New Roman" w:cs="Arial"/>
              <w:sz w:val="24"/>
              <w:szCs w:val="24"/>
              <w:lang w:val="es-ES"/>
            </w:rPr>
            <w:fldChar w:fldCharType="end"/>
          </w:r>
        </w:sdtContent>
      </w:sdt>
      <w:r w:rsidRPr="007B4657">
        <w:rPr>
          <w:rFonts w:ascii="Times New Roman" w:eastAsia="Calibri" w:hAnsi="Times New Roman" w:cs="Arial"/>
          <w:sz w:val="24"/>
          <w:szCs w:val="24"/>
          <w:lang w:val="es-ES"/>
        </w:rPr>
        <w:t xml:space="preserve">, </w:t>
      </w:r>
      <w:r w:rsidR="001A4DC9">
        <w:rPr>
          <w:rFonts w:ascii="Times New Roman" w:eastAsia="Calibri" w:hAnsi="Times New Roman" w:cs="Arial"/>
          <w:sz w:val="24"/>
          <w:szCs w:val="24"/>
          <w:lang w:val="es-ES"/>
        </w:rPr>
        <w:t>a través del desarrollo</w:t>
      </w:r>
      <w:r w:rsidRPr="007B4657">
        <w:rPr>
          <w:rFonts w:ascii="Times New Roman" w:eastAsia="Calibri" w:hAnsi="Times New Roman" w:cs="Arial"/>
          <w:sz w:val="24"/>
          <w:szCs w:val="24"/>
          <w:lang w:val="es-ES"/>
        </w:rPr>
        <w:t xml:space="preserve"> y aplicación de </w:t>
      </w:r>
      <w:r w:rsidR="001A4DC9" w:rsidRPr="007B4657">
        <w:rPr>
          <w:rFonts w:ascii="Times New Roman" w:eastAsia="Calibri" w:hAnsi="Times New Roman" w:cs="Arial"/>
          <w:sz w:val="24"/>
          <w:szCs w:val="24"/>
          <w:lang w:val="es-ES"/>
        </w:rPr>
        <w:t>estatutos</w:t>
      </w:r>
      <w:r w:rsidRPr="007B4657">
        <w:rPr>
          <w:rFonts w:ascii="Times New Roman" w:eastAsia="Calibri" w:hAnsi="Times New Roman" w:cs="Arial"/>
          <w:sz w:val="24"/>
          <w:szCs w:val="24"/>
          <w:lang w:val="es-ES"/>
        </w:rPr>
        <w:t xml:space="preserve">, </w:t>
      </w:r>
      <w:r w:rsidR="001A4DC9" w:rsidRPr="007B4657">
        <w:rPr>
          <w:rFonts w:ascii="Times New Roman" w:eastAsia="Calibri" w:hAnsi="Times New Roman" w:cs="Arial"/>
          <w:sz w:val="24"/>
          <w:szCs w:val="24"/>
          <w:lang w:val="es-ES"/>
        </w:rPr>
        <w:t>reglas</w:t>
      </w:r>
      <w:r w:rsidRPr="007B4657">
        <w:rPr>
          <w:rFonts w:ascii="Times New Roman" w:eastAsia="Calibri" w:hAnsi="Times New Roman" w:cs="Arial"/>
          <w:sz w:val="24"/>
          <w:szCs w:val="24"/>
          <w:lang w:val="es-ES"/>
        </w:rPr>
        <w:t xml:space="preserve">, políticas, planes, programas y proyectos que </w:t>
      </w:r>
      <w:r w:rsidR="001A4DC9" w:rsidRPr="007B4657">
        <w:rPr>
          <w:rFonts w:ascii="Times New Roman" w:eastAsia="Calibri" w:hAnsi="Times New Roman" w:cs="Arial"/>
          <w:sz w:val="24"/>
          <w:szCs w:val="24"/>
          <w:lang w:val="es-ES"/>
        </w:rPr>
        <w:t>certifiquen</w:t>
      </w:r>
      <w:r w:rsidRPr="007B4657">
        <w:rPr>
          <w:rFonts w:ascii="Times New Roman" w:eastAsia="Calibri" w:hAnsi="Times New Roman" w:cs="Arial"/>
          <w:sz w:val="24"/>
          <w:szCs w:val="24"/>
          <w:lang w:val="es-ES"/>
        </w:rPr>
        <w:t xml:space="preserve"> la satisfacción de los</w:t>
      </w:r>
      <w:r w:rsidR="001A4DC9">
        <w:rPr>
          <w:rFonts w:ascii="Times New Roman" w:eastAsia="Calibri" w:hAnsi="Times New Roman" w:cs="Arial"/>
          <w:sz w:val="24"/>
          <w:szCs w:val="24"/>
          <w:lang w:val="es-ES"/>
        </w:rPr>
        <w:t xml:space="preserve"> ciudadanos</w:t>
      </w:r>
      <w:r w:rsidRPr="007B4657">
        <w:rPr>
          <w:rFonts w:ascii="Times New Roman" w:eastAsia="Calibri" w:hAnsi="Times New Roman" w:cs="Arial"/>
          <w:sz w:val="24"/>
          <w:szCs w:val="24"/>
          <w:lang w:val="es-ES"/>
        </w:rPr>
        <w:t>.</w:t>
      </w:r>
    </w:p>
    <w:p w:rsidR="007B4657" w:rsidRDefault="007B4657" w:rsidP="00B62AF9">
      <w:pPr>
        <w:pStyle w:val="Estilo1"/>
        <w:numPr>
          <w:ilvl w:val="0"/>
          <w:numId w:val="0"/>
        </w:numPr>
      </w:pPr>
    </w:p>
    <w:p w:rsidR="00CA5A96" w:rsidRDefault="00CA5A96" w:rsidP="00B62AF9">
      <w:pPr>
        <w:pStyle w:val="Estilo1"/>
        <w:numPr>
          <w:ilvl w:val="2"/>
          <w:numId w:val="17"/>
        </w:numPr>
      </w:pPr>
      <w:r>
        <w:t>Base Legal</w:t>
      </w:r>
    </w:p>
    <w:p w:rsidR="001A4DC9" w:rsidRDefault="00CA5A96" w:rsidP="00B62AF9">
      <w:pPr>
        <w:pStyle w:val="Estilo1"/>
        <w:numPr>
          <w:ilvl w:val="0"/>
          <w:numId w:val="0"/>
        </w:numPr>
      </w:pPr>
      <w:r>
        <w:t>Ley Orgánica de Transporte Terrestre y Seguridad Vial</w:t>
      </w: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 </w:t>
      </w:r>
      <w:r w:rsidRPr="001A4DC9">
        <w:rPr>
          <w:rFonts w:ascii="Times New Roman" w:eastAsia="Calibri" w:hAnsi="Times New Roman" w:cs="Arial"/>
          <w:sz w:val="24"/>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ascii="Times New Roman" w:eastAsia="Calibri" w:hAnsi="Times New Roman" w:cs="Arial"/>
            <w:sz w:val="24"/>
            <w:szCs w:val="24"/>
            <w:lang w:val="es-ES"/>
          </w:rPr>
          <w:id w:val="1545401464"/>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855CB1" w:rsidRDefault="001A4DC9" w:rsidP="00855CB1">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30.5.-</w:t>
      </w:r>
      <w:r w:rsidRPr="001A4DC9">
        <w:rPr>
          <w:rFonts w:ascii="Times New Roman" w:eastAsia="Calibri" w:hAnsi="Times New Roman" w:cs="Arial"/>
          <w:sz w:val="24"/>
          <w:szCs w:val="24"/>
          <w:lang w:val="es-ES"/>
        </w:rPr>
        <w:tab/>
        <w:t>Los Gobiernos autónomos Descentralizados Metropolitanos y Municipales tendrán la siguiente competencia:</w:t>
      </w:r>
    </w:p>
    <w:p w:rsidR="001A4DC9" w:rsidRDefault="001A4DC9" w:rsidP="00855CB1">
      <w:pPr>
        <w:spacing w:after="0" w:line="360" w:lineRule="auto"/>
        <w:ind w:left="708"/>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c)</w:t>
      </w:r>
      <w:r w:rsidR="00855CB1">
        <w:rPr>
          <w:rFonts w:ascii="Times New Roman" w:eastAsia="Calibri" w:hAnsi="Times New Roman" w:cs="Arial"/>
          <w:sz w:val="24"/>
          <w:szCs w:val="24"/>
          <w:lang w:val="es-ES"/>
        </w:rPr>
        <w:t xml:space="preserve">  </w:t>
      </w:r>
      <w:r w:rsidRPr="001A4DC9">
        <w:rPr>
          <w:rFonts w:ascii="Times New Roman" w:eastAsia="Calibri" w:hAnsi="Times New Roman" w:cs="Arial"/>
          <w:sz w:val="24"/>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ascii="Times New Roman" w:eastAsia="Calibri" w:hAnsi="Times New Roman" w:cs="Arial"/>
          <w:sz w:val="24"/>
          <w:szCs w:val="24"/>
          <w:lang w:val="es-ES"/>
        </w:rPr>
        <w:t>intra-cantonal</w:t>
      </w:r>
      <w:proofErr w:type="spellEnd"/>
      <w:r w:rsidRPr="001A4DC9">
        <w:rPr>
          <w:rFonts w:ascii="Times New Roman" w:eastAsia="Calibri" w:hAnsi="Times New Roman" w:cs="Arial"/>
          <w:sz w:val="24"/>
          <w:szCs w:val="24"/>
          <w:lang w:val="es-ES"/>
        </w:rPr>
        <w:t>, conforme la clasificación de las vías definidas por el Ministerio del Sector.”</w:t>
      </w:r>
      <w:sdt>
        <w:sdtPr>
          <w:rPr>
            <w:rFonts w:ascii="Times New Roman" w:eastAsia="Calibri" w:hAnsi="Times New Roman" w:cs="Arial"/>
            <w:sz w:val="24"/>
            <w:szCs w:val="24"/>
            <w:lang w:val="es-ES"/>
          </w:rPr>
          <w:id w:val="-1738927829"/>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ind w:firstLine="708"/>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62.-</w:t>
      </w:r>
      <w:r w:rsidRPr="001A4DC9">
        <w:rPr>
          <w:rFonts w:ascii="Times New Roman" w:eastAsia="Calibri" w:hAnsi="Times New Roman" w:cs="Arial"/>
          <w:sz w:val="24"/>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de pasajeros.”</w:t>
      </w:r>
      <w:sdt>
        <w:sdtPr>
          <w:rPr>
            <w:rFonts w:ascii="Times New Roman" w:eastAsia="Calibri" w:hAnsi="Times New Roman" w:cs="Arial"/>
            <w:sz w:val="24"/>
            <w:szCs w:val="24"/>
            <w:lang w:val="es-ES"/>
          </w:rPr>
          <w:id w:val="-627934070"/>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1A4DC9" w:rsidRPr="001A4DC9" w:rsidRDefault="001A4DC9" w:rsidP="001A4DC9">
      <w:pPr>
        <w:spacing w:after="0" w:line="360" w:lineRule="auto"/>
        <w:jc w:val="both"/>
        <w:rPr>
          <w:rFonts w:ascii="Times New Roman" w:eastAsia="Calibri" w:hAnsi="Times New Roman" w:cs="Arial"/>
          <w:sz w:val="24"/>
          <w:szCs w:val="24"/>
          <w:lang w:val="es-ES"/>
        </w:rPr>
      </w:pP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67.- </w:t>
      </w:r>
      <w:r w:rsidRPr="001A4DC9">
        <w:rPr>
          <w:rFonts w:ascii="Times New Roman" w:eastAsia="Calibri" w:hAnsi="Times New Roman" w:cs="Arial"/>
          <w:sz w:val="24"/>
          <w:szCs w:val="24"/>
          <w:lang w:val="es-ES"/>
        </w:rPr>
        <w:tab/>
        <w:t xml:space="preserve">El servicio de transporte público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es aquel que opera dentro de los límites provinciales. La celebración de los contratos de operación será atribución de los Gobiernos Autónomos Descentralizados Regionales o de la Agencia Nacional, en </w:t>
      </w:r>
      <w:r w:rsidRPr="001A4DC9">
        <w:rPr>
          <w:rFonts w:ascii="Times New Roman" w:eastAsia="Calibri" w:hAnsi="Times New Roman" w:cs="Arial"/>
          <w:sz w:val="24"/>
          <w:szCs w:val="24"/>
          <w:lang w:val="es-ES"/>
        </w:rPr>
        <w:lastRenderedPageBreak/>
        <w:t>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ascii="Times New Roman" w:eastAsia="Calibri" w:hAnsi="Times New Roman" w:cs="Arial"/>
            <w:sz w:val="24"/>
            <w:szCs w:val="24"/>
            <w:lang w:val="es-ES"/>
          </w:rPr>
          <w:id w:val="1227416315"/>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201.- Los usuarios del servicio de transporte público de pasajeros tienen derecho a: </w:t>
      </w:r>
    </w:p>
    <w:p w:rsid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Ser transportados con un adecuado nivel de servicio, pagando la tarifa correspondiente;</w:t>
      </w:r>
    </w:p>
    <w:p w:rsidR="001A4DC9" w:rsidRP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Exigir de los operadores la observancia de las disposiciones de la Ley y sus reglamentos”</w:t>
      </w:r>
      <w:sdt>
        <w:sdtPr>
          <w:rPr>
            <w:rFonts w:ascii="Times New Roman" w:eastAsia="Calibri" w:hAnsi="Times New Roman" w:cs="Arial"/>
            <w:sz w:val="24"/>
            <w:szCs w:val="24"/>
            <w:lang w:val="es-ES"/>
          </w:rPr>
          <w:id w:val="182223612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 CITATION Ley17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855CB1">
            <w:rPr>
              <w:rFonts w:ascii="Times New Roman" w:eastAsia="Calibri" w:hAnsi="Times New Roman" w:cs="Arial"/>
              <w:sz w:val="24"/>
              <w:szCs w:val="24"/>
              <w:lang w:val="es-ES"/>
            </w:rPr>
            <w:fldChar w:fldCharType="end"/>
          </w:r>
        </w:sdtContent>
      </w:sdt>
    </w:p>
    <w:p w:rsidR="001A4DC9" w:rsidRDefault="001A4DC9" w:rsidP="00B62AF9">
      <w:pPr>
        <w:pStyle w:val="Estilo1"/>
        <w:numPr>
          <w:ilvl w:val="0"/>
          <w:numId w:val="0"/>
        </w:numPr>
      </w:pPr>
    </w:p>
    <w:p w:rsidR="00CA5A96" w:rsidRDefault="00CA5A96" w:rsidP="00B62AF9">
      <w:pPr>
        <w:pStyle w:val="Estilo1"/>
        <w:numPr>
          <w:ilvl w:val="3"/>
          <w:numId w:val="17"/>
        </w:numPr>
      </w:pPr>
      <w:r>
        <w:t>Reglamento a Ley de Transporte Terrestre, Transito y Seguridad Vial</w:t>
      </w:r>
    </w:p>
    <w:p w:rsidR="00855CB1" w:rsidRDefault="00855CB1" w:rsidP="00B62AF9">
      <w:pPr>
        <w:pStyle w:val="Estilo1"/>
        <w:numPr>
          <w:ilvl w:val="0"/>
          <w:numId w:val="0"/>
        </w:numPr>
      </w:pPr>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9.- Además de las atribuciones previstas en el artículo 20 de la Ley Orgánica de Transporte, corresponde al Directorio las siguientes:</w:t>
      </w:r>
    </w:p>
    <w:p w:rsidR="00855CB1" w:rsidRPr="00855CB1" w:rsidRDefault="00855CB1" w:rsidP="00855CB1">
      <w:pPr>
        <w:spacing w:after="0" w:line="360" w:lineRule="auto"/>
        <w:ind w:firstLine="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6) Regular el uso de las rutas y frecuencias en la operación del servicio de transporte terrestre público de pasajeros en el ámbito de su competencia.”</w:t>
      </w:r>
      <w:sdt>
        <w:sdtPr>
          <w:rPr>
            <w:rFonts w:ascii="Times New Roman" w:eastAsia="Calibri" w:hAnsi="Times New Roman" w:cs="Arial"/>
            <w:sz w:val="24"/>
            <w:szCs w:val="24"/>
            <w:lang w:val="es-ES"/>
          </w:rPr>
          <w:id w:val="-62962836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74.- La solicitud deberá especificar la información requerida por los organismos competentes en materia de transporte terrestre, tránsito y seguridad vial, adjuntando los siguientes antecedentes:</w:t>
      </w:r>
    </w:p>
    <w:p w:rsidR="00855CB1" w:rsidRPr="00855CB1" w:rsidRDefault="00855CB1" w:rsidP="00855CB1">
      <w:pPr>
        <w:spacing w:after="0" w:line="360" w:lineRule="auto"/>
        <w:ind w:left="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2. Antecedentes relativos al servicio de transporte terrestre público: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 Análisis general de la oferta y la demanda de los servicios objeto de la solicitud;</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b) Zona de cobertura del servicio: origen - destino;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c) Rutas y frecuencias por período de día y días de la semana;</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d) Nombre y número de la línea y sus variantes;</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 Ubicación de las oficinas de venta del servicio;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f)  Ubicación de los paraderos y/o terminales que podrá usar.</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g) Análisis de interferencias.”</w:t>
      </w:r>
      <w:sdt>
        <w:sdtPr>
          <w:rPr>
            <w:rFonts w:ascii="Times New Roman" w:eastAsia="Calibri" w:hAnsi="Times New Roman" w:cs="Arial"/>
            <w:sz w:val="24"/>
            <w:szCs w:val="24"/>
            <w:lang w:val="es-ES"/>
          </w:rPr>
          <w:id w:val="83557750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ascii="Times New Roman" w:eastAsia="Calibri" w:hAnsi="Times New Roman" w:cs="Arial"/>
            <w:sz w:val="24"/>
            <w:szCs w:val="24"/>
            <w:lang w:val="es-ES"/>
          </w:rPr>
          <w:id w:val="-34787667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Default="00855CB1" w:rsidP="00B62AF9">
      <w:pPr>
        <w:pStyle w:val="Estilo1"/>
        <w:numPr>
          <w:ilvl w:val="0"/>
          <w:numId w:val="0"/>
        </w:numPr>
      </w:pPr>
    </w:p>
    <w:p w:rsidR="002C49DA" w:rsidRDefault="002C49DA" w:rsidP="00B62AF9">
      <w:pPr>
        <w:pStyle w:val="Estilo1"/>
        <w:numPr>
          <w:ilvl w:val="3"/>
          <w:numId w:val="17"/>
        </w:numPr>
      </w:pPr>
      <w:r>
        <w:t>Código Orgánico Integral Penal</w:t>
      </w:r>
    </w:p>
    <w:p w:rsidR="0046053C" w:rsidRDefault="0046053C" w:rsidP="00B62AF9">
      <w:pPr>
        <w:pStyle w:val="Estilo1"/>
        <w:numPr>
          <w:ilvl w:val="0"/>
          <w:numId w:val="0"/>
        </w:num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 xml:space="preserve">“Art. 381.- Exceso de pasajeros en transporte público. - La persona que conduzca un vehículo de transporte público, internacional, intrarregional, interprovincial, </w:t>
      </w:r>
      <w:proofErr w:type="spellStart"/>
      <w:r w:rsidRPr="0046053C">
        <w:rPr>
          <w:rFonts w:ascii="Times New Roman" w:eastAsia="Calibri" w:hAnsi="Times New Roman" w:cs="Arial"/>
          <w:sz w:val="24"/>
          <w:szCs w:val="24"/>
          <w:lang w:val="es-ES"/>
        </w:rPr>
        <w:t>intra-provincial</w:t>
      </w:r>
      <w:proofErr w:type="spellEnd"/>
      <w:r w:rsidRPr="0046053C">
        <w:rPr>
          <w:rFonts w:ascii="Times New Roman" w:eastAsia="Calibri" w:hAnsi="Times New Roman" w:cs="Arial"/>
          <w:sz w:val="24"/>
          <w:szCs w:val="24"/>
          <w:lang w:val="es-ES"/>
        </w:rPr>
        <w:t xml:space="preserve"> con exceso de pasajeros, será sancionada con pena privativa de libertad de seis meses a un año, suspensión de la licencia de conducir por el mismo plazo.”</w:t>
      </w:r>
      <w:sdt>
        <w:sdtPr>
          <w:rPr>
            <w:rFonts w:ascii="Times New Roman" w:eastAsia="Calibri" w:hAnsi="Times New Roman" w:cs="Arial"/>
            <w:sz w:val="24"/>
            <w:szCs w:val="24"/>
            <w:lang w:val="es-ES"/>
          </w:rPr>
          <w:id w:val="1357085755"/>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Pr="0046053C" w:rsidRDefault="0046053C" w:rsidP="0046053C">
      <w:pPr>
        <w:spacing w:after="0" w:line="360" w:lineRule="auto"/>
        <w:jc w:val="both"/>
        <w:rPr>
          <w:rFonts w:ascii="Times New Roman" w:eastAsia="Calibri" w:hAnsi="Times New Roman" w:cs="Arial"/>
          <w:sz w:val="24"/>
          <w:szCs w:val="24"/>
          <w:lang w:val="es-ES"/>
        </w:r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rsidR="0046053C" w:rsidRPr="0046053C" w:rsidRDefault="0046053C" w:rsidP="0046053C">
      <w:pPr>
        <w:spacing w:after="0" w:line="360" w:lineRule="auto"/>
        <w:ind w:left="567"/>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9. La o el conductor de transporte público o comercial que se niegue a brindar el servicio.”</w:t>
      </w:r>
      <w:sdt>
        <w:sdtPr>
          <w:rPr>
            <w:rFonts w:ascii="Times New Roman" w:eastAsia="Calibri" w:hAnsi="Times New Roman" w:cs="Arial"/>
            <w:sz w:val="24"/>
            <w:szCs w:val="24"/>
            <w:lang w:val="es-ES"/>
          </w:rPr>
          <w:id w:val="1362246396"/>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Default="0046053C" w:rsidP="00B62AF9">
      <w:pPr>
        <w:pStyle w:val="Estilo1"/>
        <w:numPr>
          <w:ilvl w:val="0"/>
          <w:numId w:val="0"/>
        </w:numPr>
      </w:pPr>
    </w:p>
    <w:p w:rsidR="002C49DA" w:rsidRDefault="002C49DA" w:rsidP="00B62AF9">
      <w:pPr>
        <w:pStyle w:val="Estilo1"/>
        <w:numPr>
          <w:ilvl w:val="1"/>
          <w:numId w:val="17"/>
        </w:numPr>
        <w:ind w:left="426" w:hanging="437"/>
      </w:pPr>
      <w:r>
        <w:t>Marco Conceptual</w:t>
      </w:r>
    </w:p>
    <w:p w:rsidR="00B62AF9" w:rsidRDefault="00B67E11" w:rsidP="00B62AF9">
      <w:pPr>
        <w:pStyle w:val="Estilo1"/>
        <w:numPr>
          <w:ilvl w:val="2"/>
          <w:numId w:val="17"/>
        </w:numPr>
        <w:ind w:left="567" w:hanging="567"/>
      </w:pPr>
      <w:r>
        <w:t>Base de Dato</w:t>
      </w:r>
      <w:bookmarkStart w:id="1029" w:name="_Toc5382660"/>
    </w:p>
    <w:p w:rsidR="00B62AF9" w:rsidRPr="00B62AF9" w:rsidRDefault="00B62AF9" w:rsidP="00B62AF9">
      <w:pPr>
        <w:spacing w:after="0" w:line="360" w:lineRule="auto"/>
        <w:jc w:val="both"/>
        <w:rPr>
          <w:rFonts w:ascii="Times New Roman" w:eastAsia="Calibri" w:hAnsi="Times New Roman" w:cs="Arial"/>
          <w:sz w:val="24"/>
          <w:szCs w:val="24"/>
          <w:lang w:val="es-ES"/>
        </w:rPr>
      </w:pPr>
      <w:r w:rsidRPr="006A0E24">
        <w:rPr>
          <w:rFonts w:ascii="Times New Roman" w:eastAsia="Calibri" w:hAnsi="Times New Roman" w:cs="Arial"/>
          <w:sz w:val="24"/>
          <w:szCs w:val="24"/>
          <w:lang w:val="es-ES"/>
        </w:rPr>
        <w:t>Se llama Base de datos a la agrupación de elementos sean estos de manera lógica o física que se encuentran relacionados de las cuales usuarios con acceso a estos elementos sean capaces de consultarlos o actualizarlos.</w:t>
      </w:r>
      <w:sdt>
        <w:sdtPr>
          <w:rPr>
            <w:rFonts w:ascii="Times New Roman" w:eastAsia="Calibri" w:hAnsi="Times New Roman" w:cs="Arial"/>
            <w:sz w:val="24"/>
            <w:szCs w:val="24"/>
            <w:lang w:val="es-ES"/>
          </w:rPr>
          <w:id w:val="17717365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Oso08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[26]</w:t>
          </w:r>
          <w:r>
            <w:rPr>
              <w:rFonts w:ascii="Times New Roman" w:eastAsia="Calibri" w:hAnsi="Times New Roman" w:cs="Arial"/>
              <w:sz w:val="24"/>
              <w:szCs w:val="24"/>
              <w:lang w:val="es-ES"/>
            </w:rPr>
            <w:fldChar w:fldCharType="end"/>
          </w:r>
        </w:sdtContent>
      </w:sdt>
    </w:p>
    <w:p w:rsidR="00B62AF9" w:rsidRDefault="00B62AF9" w:rsidP="00B62AF9">
      <w:pPr>
        <w:pStyle w:val="Estilo1"/>
        <w:numPr>
          <w:ilvl w:val="3"/>
          <w:numId w:val="17"/>
        </w:numPr>
      </w:pPr>
      <w:r>
        <w:t>Base de Datos no Relacionales</w:t>
      </w:r>
    </w:p>
    <w:p w:rsidR="00B62AF9" w:rsidRPr="00B62AF9" w:rsidRDefault="00B62AF9" w:rsidP="00B62AF9">
      <w:pPr>
        <w:spacing w:after="0" w:line="360" w:lineRule="auto"/>
        <w:jc w:val="both"/>
        <w:rPr>
          <w:rFonts w:ascii="Times New Roman" w:eastAsia="Calibri" w:hAnsi="Times New Roman" w:cs="Arial"/>
          <w:sz w:val="24"/>
          <w:szCs w:val="24"/>
          <w:lang w:val="es-ES"/>
        </w:rPr>
      </w:pPr>
      <w:r w:rsidRPr="00B62AF9">
        <w:rPr>
          <w:rFonts w:ascii="Times New Roman" w:eastAsia="Calibri" w:hAnsi="Times New Roman" w:cs="Arial"/>
          <w:sz w:val="24"/>
          <w:szCs w:val="24"/>
          <w:lang w:val="es-ES"/>
        </w:rPr>
        <w:t xml:space="preserve">Una Base de Datos Documental existen con el fin de almacenar documentos, estos pueden ser de tipo JSON o XML </w:t>
      </w:r>
      <w:sdt>
        <w:sdtPr>
          <w:rPr>
            <w:rFonts w:ascii="Times New Roman" w:eastAsia="Calibri" w:hAnsi="Times New Roman" w:cs="Arial"/>
            <w:sz w:val="24"/>
            <w:szCs w:val="24"/>
            <w:lang w:val="es-ES"/>
          </w:rPr>
          <w:id w:val="-2019992942"/>
          <w:citation/>
        </w:sdtPr>
        <w:sdtContent>
          <w:r w:rsidRPr="00B62AF9">
            <w:rPr>
              <w:rFonts w:ascii="Times New Roman" w:eastAsia="Calibri" w:hAnsi="Times New Roman" w:cs="Arial"/>
              <w:sz w:val="24"/>
              <w:szCs w:val="24"/>
              <w:lang w:val="es-ES"/>
            </w:rPr>
            <w:fldChar w:fldCharType="begin"/>
          </w:r>
          <w:r w:rsidRPr="00B62AF9">
            <w:rPr>
              <w:rFonts w:ascii="Times New Roman" w:eastAsia="Calibri" w:hAnsi="Times New Roman" w:cs="Arial"/>
              <w:sz w:val="24"/>
              <w:szCs w:val="24"/>
              <w:lang w:val="es-ES"/>
            </w:rPr>
            <w:instrText xml:space="preserve"> CITATION Ama18 \l 12298 </w:instrText>
          </w:r>
          <w:r w:rsidRPr="00B62AF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[27]</w:t>
          </w:r>
          <w:r w:rsidRPr="00B62AF9">
            <w:rPr>
              <w:rFonts w:ascii="Times New Roman" w:eastAsia="Calibri" w:hAnsi="Times New Roman" w:cs="Arial"/>
              <w:sz w:val="24"/>
              <w:szCs w:val="24"/>
              <w:lang w:val="es-ES"/>
            </w:rPr>
            <w:fldChar w:fldCharType="end"/>
          </w:r>
        </w:sdtContent>
      </w:sdt>
      <w:r w:rsidRPr="00B62AF9">
        <w:rPr>
          <w:rFonts w:ascii="Times New Roman" w:eastAsia="Calibri" w:hAnsi="Times New Roman" w:cs="Arial"/>
          <w:sz w:val="24"/>
          <w:szCs w:val="24"/>
          <w:lang w:val="es-ES"/>
        </w:rPr>
        <w:t>, según AWS – Amazon.</w:t>
      </w:r>
    </w:p>
    <w:p w:rsidR="00B62AF9" w:rsidRDefault="00B62AF9" w:rsidP="00B62AF9">
      <w:pPr>
        <w:pStyle w:val="Estilo1"/>
        <w:numPr>
          <w:ilvl w:val="4"/>
          <w:numId w:val="17"/>
        </w:numPr>
      </w:pPr>
      <w:proofErr w:type="spellStart"/>
      <w:r>
        <w:t>Couchbase</w:t>
      </w:r>
      <w:proofErr w:type="spellEnd"/>
    </w:p>
    <w:p w:rsidR="004718B6" w:rsidRPr="004718B6" w:rsidRDefault="004718B6" w:rsidP="004718B6">
      <w:pPr>
        <w:spacing w:after="0" w:line="360" w:lineRule="auto"/>
        <w:jc w:val="both"/>
        <w:rPr>
          <w:rFonts w:ascii="Times New Roman" w:eastAsia="Calibri" w:hAnsi="Times New Roman" w:cs="Arial"/>
          <w:sz w:val="24"/>
          <w:szCs w:val="24"/>
          <w:lang w:val="es-ES"/>
        </w:rPr>
      </w:pPr>
      <w:proofErr w:type="spellStart"/>
      <w:r w:rsidRPr="007B078E">
        <w:rPr>
          <w:rFonts w:ascii="Times New Roman" w:eastAsia="Calibri" w:hAnsi="Times New Roman" w:cs="Arial"/>
          <w:sz w:val="24"/>
          <w:szCs w:val="24"/>
          <w:lang w:val="es-ES"/>
        </w:rPr>
        <w:t>Couchbase</w:t>
      </w:r>
      <w:proofErr w:type="spellEnd"/>
      <w:r w:rsidRPr="007B078E">
        <w:rPr>
          <w:rFonts w:ascii="Times New Roman" w:eastAsia="Calibri" w:hAnsi="Times New Roman" w:cs="Arial"/>
          <w:sz w:val="24"/>
          <w:szCs w:val="24"/>
          <w:lang w:val="es-ES"/>
        </w:rPr>
        <w:t xml:space="preserve"> es una base de datos no relacional (NoSQL) diseñado en open </w:t>
      </w:r>
      <w:proofErr w:type="spellStart"/>
      <w:r w:rsidRPr="007B078E">
        <w:rPr>
          <w:rFonts w:ascii="Times New Roman" w:eastAsia="Calibri" w:hAnsi="Times New Roman" w:cs="Arial"/>
          <w:sz w:val="24"/>
          <w:szCs w:val="24"/>
          <w:lang w:val="es-ES"/>
        </w:rPr>
        <w:t>source</w:t>
      </w:r>
      <w:proofErr w:type="spellEnd"/>
      <w:r w:rsidRPr="007B078E">
        <w:rPr>
          <w:rFonts w:ascii="Times New Roman" w:eastAsia="Calibri" w:hAnsi="Times New Roman" w:cs="Arial"/>
          <w:sz w:val="24"/>
          <w:szCs w:val="24"/>
          <w:lang w:val="es-ES"/>
        </w:rPr>
        <w:t xml:space="preserve"> la cual nos proporciona agilidad, capacidad y rendimiento en la administración de datos</w:t>
      </w:r>
      <w:r>
        <w:rPr>
          <w:rFonts w:ascii="Times New Roman" w:eastAsia="Calibri" w:hAnsi="Times New Roman" w:cs="Arial"/>
          <w:sz w:val="24"/>
          <w:szCs w:val="24"/>
          <w:lang w:val="es-ES"/>
        </w:rPr>
        <w:t>.</w:t>
      </w:r>
      <w:sdt>
        <w:sdtPr>
          <w:rPr>
            <w:rFonts w:ascii="Times New Roman" w:eastAsia="Calibri" w:hAnsi="Times New Roman" w:cs="Arial"/>
            <w:sz w:val="24"/>
            <w:szCs w:val="24"/>
            <w:lang w:val="es-ES"/>
          </w:rPr>
          <w:id w:val="-801461486"/>
          <w:citation/>
        </w:sdtPr>
        <w:sdtContent>
          <w:r>
            <w:rPr>
              <w:rFonts w:ascii="Times New Roman" w:eastAsia="Calibri" w:hAnsi="Times New Roman" w:cs="Arial"/>
              <w:sz w:val="24"/>
              <w:szCs w:val="24"/>
              <w:lang w:val="es-ES"/>
            </w:rPr>
            <w:fldChar w:fldCharType="begin"/>
          </w:r>
          <w:r w:rsidRPr="004718B6">
            <w:rPr>
              <w:rFonts w:ascii="Times New Roman" w:eastAsia="Calibri" w:hAnsi="Times New Roman" w:cs="Arial"/>
              <w:sz w:val="24"/>
              <w:szCs w:val="24"/>
              <w:lang w:val="es-ES"/>
            </w:rPr>
            <w:instrText xml:space="preserve"> CITATION Cou19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[28]</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Api REST</w:t>
      </w:r>
    </w:p>
    <w:p w:rsidR="0053169B" w:rsidRPr="00F5699A" w:rsidRDefault="00F5699A" w:rsidP="00F5699A">
      <w:pPr>
        <w:spacing w:after="0" w:line="360" w:lineRule="auto"/>
        <w:jc w:val="both"/>
        <w:rPr>
          <w:rFonts w:ascii="Times New Roman" w:eastAsia="Calibri" w:hAnsi="Times New Roman" w:cs="Arial"/>
          <w:sz w:val="24"/>
          <w:szCs w:val="24"/>
          <w:lang w:val="es-ES"/>
        </w:rPr>
      </w:pPr>
      <w:r w:rsidRPr="00F5699A">
        <w:rPr>
          <w:rFonts w:ascii="Times New Roman" w:eastAsia="Calibri" w:hAnsi="Times New Roman" w:cs="Arial"/>
          <w:sz w:val="24"/>
          <w:szCs w:val="24"/>
          <w:lang w:val="es-ES"/>
        </w:rPr>
        <w:t xml:space="preserve">Haciendo uso de una agrupación de protocolos y estándares, estos tienen el </w:t>
      </w:r>
      <w:r>
        <w:rPr>
          <w:rFonts w:ascii="Times New Roman" w:eastAsia="Calibri" w:hAnsi="Times New Roman" w:cs="Arial"/>
          <w:sz w:val="24"/>
          <w:szCs w:val="24"/>
          <w:lang w:val="es-ES"/>
        </w:rPr>
        <w:t>f</w:t>
      </w:r>
      <w:r w:rsidRPr="00F5699A">
        <w:rPr>
          <w:rFonts w:ascii="Times New Roman" w:eastAsia="Calibri" w:hAnsi="Times New Roman" w:cs="Arial"/>
          <w:sz w:val="24"/>
          <w:szCs w:val="24"/>
          <w:lang w:val="es-ES"/>
        </w:rPr>
        <w:t>in de ayudar al intercambio de datos entre aplicaciones. Existen muchos lenguajes de programación, en donde el realizar un servicio web ayuda a intercambiar datos en redes de ordenadores.</w:t>
      </w:r>
      <w:sdt>
        <w:sdtPr>
          <w:rPr>
            <w:rFonts w:ascii="Times New Roman" w:eastAsia="Calibri" w:hAnsi="Times New Roman" w:cs="Arial"/>
            <w:sz w:val="24"/>
            <w:szCs w:val="24"/>
            <w:lang w:val="es-ES"/>
          </w:rPr>
          <w:id w:val="-635565177"/>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Eclipse IDE</w:t>
      </w:r>
    </w:p>
    <w:p w:rsidR="009F0780"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Eclipse facilita la creación de interfaces HMI (Interfaces Hombre – Maquina</w:t>
      </w:r>
      <w:r>
        <w:rPr>
          <w:rFonts w:ascii="Times New Roman" w:eastAsia="Calibri" w:hAnsi="Times New Roman" w:cs="Arial"/>
          <w:sz w:val="24"/>
          <w:szCs w:val="24"/>
          <w:lang w:val="es-ES"/>
        </w:rPr>
        <w:t>) a pesar de ser utilizado para el desarrollo en lenguaje Java, también puede ayudar al manejo en otros lenguajes de programación.</w:t>
      </w:r>
      <w:sdt>
        <w:sdtPr>
          <w:rPr>
            <w:rFonts w:ascii="Times New Roman" w:eastAsia="Calibri" w:hAnsi="Times New Roman" w:cs="Arial"/>
            <w:sz w:val="24"/>
            <w:szCs w:val="24"/>
            <w:lang w:val="es-ES"/>
          </w:rPr>
          <w:id w:val="2133512161"/>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lastRenderedPageBreak/>
        <w:t>Java 8 – Lenguaje de Programación</w:t>
      </w:r>
    </w:p>
    <w:p w:rsidR="00275C71"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 xml:space="preserve">Lenguaje de programación en versión 8 la cual se puso a disposición de desarrolladores desde el año 2014. Java es un lenguaje de programación orientada a objetos Adquirido por Oracle en el 2019. </w:t>
      </w:r>
      <w:sdt>
        <w:sdtPr>
          <w:rPr>
            <w:rFonts w:ascii="Times New Roman" w:eastAsia="Calibri" w:hAnsi="Times New Roman" w:cs="Arial"/>
            <w:sz w:val="24"/>
            <w:szCs w:val="24"/>
            <w:lang w:val="es-ES"/>
          </w:rPr>
          <w:id w:val="19927577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9F0780" w:rsidRDefault="004718B6" w:rsidP="009F0780">
      <w:pPr>
        <w:pStyle w:val="Estilo3"/>
        <w:numPr>
          <w:ilvl w:val="2"/>
          <w:numId w:val="17"/>
        </w:numPr>
        <w:spacing w:before="0"/>
        <w:ind w:left="720"/>
      </w:pPr>
      <w:r>
        <w:t xml:space="preserve">Spring </w:t>
      </w:r>
      <w:r w:rsidR="00F5699A">
        <w:t xml:space="preserve">REST </w:t>
      </w:r>
      <w:r>
        <w:t>Framework</w:t>
      </w:r>
    </w:p>
    <w:p w:rsidR="00470CCB" w:rsidRPr="0040066A" w:rsidRDefault="0040066A" w:rsidP="0040066A">
      <w:pPr>
        <w:spacing w:after="0" w:line="360" w:lineRule="auto"/>
        <w:jc w:val="both"/>
        <w:rPr>
          <w:rFonts w:ascii="Times New Roman" w:eastAsia="Calibri" w:hAnsi="Times New Roman" w:cs="Arial"/>
          <w:sz w:val="24"/>
          <w:szCs w:val="24"/>
          <w:lang w:val="es-ES"/>
        </w:rPr>
      </w:pPr>
      <w:proofErr w:type="spellStart"/>
      <w:r w:rsidRPr="0040066A">
        <w:rPr>
          <w:rFonts w:ascii="Times New Roman" w:eastAsia="Calibri" w:hAnsi="Times New Roman" w:cs="Arial"/>
          <w:sz w:val="24"/>
          <w:szCs w:val="24"/>
          <w:lang w:val="es-ES"/>
        </w:rPr>
        <w:t>SpringRest</w:t>
      </w:r>
      <w:proofErr w:type="spellEnd"/>
      <w:r w:rsidRPr="0040066A">
        <w:rPr>
          <w:rFonts w:ascii="Times New Roman" w:eastAsia="Calibri" w:hAnsi="Times New Roman" w:cs="Arial"/>
          <w:sz w:val="24"/>
          <w:szCs w:val="24"/>
          <w:lang w:val="es-ES"/>
        </w:rPr>
        <w:t xml:space="preserve"> es una herramienta de desarrollo de API REST que forma parte del Framework SpringBoot, con la clara ventaja de ser mas ligeros, contando con menos cabeceras al realizar las diferentes peticiones (GET, POST, DELETE y PUT)</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6545260"/>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Algoritmo RDP</w:t>
      </w:r>
    </w:p>
    <w:p w:rsidR="00481820" w:rsidRDefault="00481820" w:rsidP="004718B6">
      <w:pPr>
        <w:pStyle w:val="Estilo3"/>
        <w:numPr>
          <w:ilvl w:val="2"/>
          <w:numId w:val="17"/>
        </w:numPr>
        <w:spacing w:before="0"/>
        <w:ind w:left="720"/>
      </w:pPr>
      <w:proofErr w:type="spellStart"/>
      <w:r>
        <w:t>Json</w:t>
      </w:r>
      <w:proofErr w:type="spellEnd"/>
    </w:p>
    <w:p w:rsidR="00481820" w:rsidRPr="00481820" w:rsidRDefault="00481820" w:rsidP="00481820">
      <w:pPr>
        <w:spacing w:after="0" w:line="360" w:lineRule="auto"/>
        <w:jc w:val="both"/>
        <w:rPr>
          <w:rFonts w:ascii="Times New Roman" w:eastAsia="Calibri" w:hAnsi="Times New Roman" w:cs="Arial"/>
          <w:sz w:val="24"/>
          <w:szCs w:val="24"/>
          <w:lang w:val="es-ES"/>
        </w:rPr>
      </w:pPr>
      <w:proofErr w:type="spellStart"/>
      <w:r w:rsidRPr="00481820">
        <w:rPr>
          <w:rFonts w:ascii="Times New Roman" w:eastAsia="Calibri" w:hAnsi="Times New Roman" w:cs="Arial"/>
          <w:sz w:val="24"/>
          <w:szCs w:val="24"/>
          <w:lang w:val="es-ES"/>
        </w:rPr>
        <w:t>Json</w:t>
      </w:r>
      <w:proofErr w:type="spellEnd"/>
      <w:r w:rsidRPr="00481820">
        <w:rPr>
          <w:rFonts w:ascii="Times New Roman" w:eastAsia="Calibri" w:hAnsi="Times New Roman" w:cs="Arial"/>
          <w:sz w:val="24"/>
          <w:szCs w:val="24"/>
          <w:lang w:val="es-ES"/>
        </w:rPr>
        <w:t xml:space="preserve">, </w:t>
      </w:r>
      <w:r>
        <w:rPr>
          <w:rFonts w:ascii="Times New Roman" w:eastAsia="Calibri" w:hAnsi="Times New Roman" w:cs="Arial"/>
          <w:sz w:val="24"/>
          <w:szCs w:val="24"/>
          <w:lang w:val="es-ES"/>
        </w:rPr>
        <w:t>e</w:t>
      </w:r>
      <w:r w:rsidRPr="00481820">
        <w:rPr>
          <w:rFonts w:ascii="Times New Roman" w:eastAsia="Calibri" w:hAnsi="Times New Roman" w:cs="Arial"/>
          <w:sz w:val="24"/>
          <w:szCs w:val="24"/>
          <w:lang w:val="es-ES"/>
        </w:rPr>
        <w:t>s una representación textual que sigue un conjunto de reglas para de esta manera dejar datos de manera estructurada, utilizando cualquiera de las dos composiciones siguientes</w:t>
      </w:r>
      <w:r w:rsidR="004B3801">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468779118"/>
          <w:citation/>
        </w:sdtPr>
        <w:sdtContent>
          <w:r w:rsidR="004B3801">
            <w:rPr>
              <w:rFonts w:ascii="Times New Roman" w:eastAsia="Calibri" w:hAnsi="Times New Roman" w:cs="Arial"/>
              <w:sz w:val="24"/>
              <w:szCs w:val="24"/>
              <w:lang w:val="es-ES"/>
            </w:rPr>
            <w:fldChar w:fldCharType="begin"/>
          </w:r>
          <w:r w:rsidR="004B3801">
            <w:rPr>
              <w:rFonts w:ascii="Times New Roman" w:eastAsia="Calibri" w:hAnsi="Times New Roman" w:cs="Arial"/>
              <w:sz w:val="24"/>
              <w:szCs w:val="24"/>
              <w:lang w:val="es-419"/>
            </w:rPr>
            <w:instrText xml:space="preserve"> CITATION Smi15 \l 22538 </w:instrText>
          </w:r>
          <w:r w:rsidR="004B3801">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[31]</w:t>
          </w:r>
          <w:r w:rsidR="004B3801">
            <w:rPr>
              <w:rFonts w:ascii="Times New Roman" w:eastAsia="Calibri" w:hAnsi="Times New Roman" w:cs="Arial"/>
              <w:sz w:val="24"/>
              <w:szCs w:val="24"/>
              <w:lang w:val="es-ES"/>
            </w:rPr>
            <w:fldChar w:fldCharType="end"/>
          </w:r>
        </w:sdtContent>
      </w:sdt>
      <w:r w:rsidRPr="00481820">
        <w:rPr>
          <w:rFonts w:ascii="Times New Roman" w:eastAsia="Calibri" w:hAnsi="Times New Roman" w:cs="Arial"/>
          <w:sz w:val="24"/>
          <w:szCs w:val="24"/>
          <w:lang w:val="es-ES"/>
        </w:rPr>
        <w:t>:</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Colección de pares Llave/Valor</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Lista ordenada de Valores</w:t>
      </w:r>
    </w:p>
    <w:p w:rsidR="004718B6" w:rsidRDefault="004718B6" w:rsidP="004718B6">
      <w:pPr>
        <w:pStyle w:val="Estilo3"/>
        <w:numPr>
          <w:ilvl w:val="2"/>
          <w:numId w:val="17"/>
        </w:numPr>
        <w:spacing w:before="0"/>
        <w:ind w:left="720"/>
      </w:pPr>
      <w:proofErr w:type="spellStart"/>
      <w:r>
        <w:t>Postman</w:t>
      </w:r>
      <w:proofErr w:type="spellEnd"/>
    </w:p>
    <w:p w:rsidR="00F86576" w:rsidRPr="00F86576" w:rsidRDefault="00F86576" w:rsidP="00F86576">
      <w:pPr>
        <w:spacing w:after="0" w:line="360" w:lineRule="auto"/>
        <w:jc w:val="both"/>
        <w:rPr>
          <w:rFonts w:ascii="Times New Roman" w:eastAsia="Calibri" w:hAnsi="Times New Roman" w:cs="Arial"/>
          <w:sz w:val="24"/>
          <w:szCs w:val="24"/>
          <w:lang w:val="es-ES"/>
        </w:rPr>
      </w:pPr>
      <w:proofErr w:type="spellStart"/>
      <w:r w:rsidRPr="00F86576">
        <w:rPr>
          <w:rFonts w:ascii="Times New Roman" w:eastAsia="Calibri" w:hAnsi="Times New Roman" w:cs="Arial"/>
          <w:sz w:val="24"/>
          <w:szCs w:val="24"/>
          <w:lang w:val="es-ES"/>
        </w:rPr>
        <w:t>Postman</w:t>
      </w:r>
      <w:proofErr w:type="spellEnd"/>
      <w:r w:rsidRPr="00F86576">
        <w:rPr>
          <w:rFonts w:ascii="Times New Roman" w:eastAsia="Calibri" w:hAnsi="Times New Roman" w:cs="Arial"/>
          <w:sz w:val="24"/>
          <w:szCs w:val="24"/>
          <w:lang w:val="es-ES"/>
        </w:rPr>
        <w:t xml:space="preserve"> ayud</w:t>
      </w:r>
      <w:r w:rsidR="00C2050B">
        <w:rPr>
          <w:rFonts w:ascii="Times New Roman" w:eastAsia="Calibri" w:hAnsi="Times New Roman" w:cs="Arial"/>
          <w:sz w:val="24"/>
          <w:szCs w:val="24"/>
          <w:lang w:val="es-ES"/>
        </w:rPr>
        <w:t>a</w:t>
      </w:r>
      <w:r w:rsidRPr="00F86576">
        <w:rPr>
          <w:rFonts w:ascii="Times New Roman" w:eastAsia="Calibri" w:hAnsi="Times New Roman" w:cs="Arial"/>
          <w:sz w:val="24"/>
          <w:szCs w:val="24"/>
          <w:lang w:val="es-ES"/>
        </w:rPr>
        <w:t xml:space="preserve"> a construir un flujo de trabajo rápido y fluido </w:t>
      </w:r>
      <w:r w:rsidR="00C2050B">
        <w:rPr>
          <w:rFonts w:ascii="Times New Roman" w:eastAsia="Calibri" w:hAnsi="Times New Roman" w:cs="Arial"/>
          <w:sz w:val="24"/>
          <w:szCs w:val="24"/>
          <w:lang w:val="es-ES"/>
        </w:rPr>
        <w:t>en</w:t>
      </w:r>
      <w:r w:rsidRPr="00F86576">
        <w:rPr>
          <w:rFonts w:ascii="Times New Roman" w:eastAsia="Calibri" w:hAnsi="Times New Roman" w:cs="Arial"/>
          <w:sz w:val="24"/>
          <w:szCs w:val="24"/>
          <w:lang w:val="es-ES"/>
        </w:rPr>
        <w:t xml:space="preserve"> el desarrollo de API </w:t>
      </w:r>
      <w:r w:rsidR="00C2050B">
        <w:rPr>
          <w:rFonts w:ascii="Times New Roman" w:eastAsia="Calibri" w:hAnsi="Times New Roman" w:cs="Arial"/>
          <w:sz w:val="24"/>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1969B7">
            <w:rPr>
              <w:noProof/>
              <w:lang w:val="es-419"/>
            </w:rPr>
            <w:t xml:space="preserve"> </w:t>
          </w:r>
          <w:r w:rsidR="001969B7" w:rsidRPr="001969B7">
            <w:rPr>
              <w:noProof/>
              <w:lang w:val="es-419"/>
            </w:rPr>
            <w:t>[32]</w:t>
          </w:r>
          <w:r w:rsidR="00C2050B">
            <w:fldChar w:fldCharType="end"/>
          </w:r>
        </w:sdtContent>
      </w:sdt>
      <w:r w:rsidRPr="00F86576">
        <w:rPr>
          <w:rFonts w:ascii="Times New Roman" w:eastAsia="Calibri" w:hAnsi="Times New Roman" w:cs="Arial"/>
          <w:sz w:val="24"/>
          <w:szCs w:val="24"/>
          <w:lang w:val="es-ES"/>
        </w:rPr>
        <w:t>:</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¿Dónde están mis API y sé cómo están cambiando?</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documentados adecuadamente?</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¿Cómo sigo un proceso ágil para probarlos?</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funcionando correctamente todo el tiempo?</w:t>
      </w:r>
    </w:p>
    <w:p w:rsidR="00F86576" w:rsidRP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¿Puedo conectar todas mis herramientas con el flujo de trabajo de desarrollo de mi API?</w:t>
      </w:r>
    </w:p>
    <w:p w:rsidR="004718B6" w:rsidRDefault="004718B6" w:rsidP="004718B6">
      <w:pPr>
        <w:pStyle w:val="Estilo3"/>
        <w:numPr>
          <w:ilvl w:val="2"/>
          <w:numId w:val="17"/>
        </w:numPr>
        <w:spacing w:before="0"/>
        <w:ind w:left="720"/>
      </w:pPr>
      <w:r>
        <w:t>Archivo GPX</w:t>
      </w:r>
    </w:p>
    <w:p w:rsidR="00C2050B" w:rsidRPr="00C31D8C" w:rsidRDefault="00C31D8C" w:rsidP="00C31D8C">
      <w:pPr>
        <w:spacing w:after="0" w:line="360" w:lineRule="auto"/>
        <w:jc w:val="both"/>
        <w:rPr>
          <w:rFonts w:ascii="Times New Roman" w:eastAsia="Calibri" w:hAnsi="Times New Roman" w:cs="Arial"/>
          <w:sz w:val="24"/>
          <w:szCs w:val="24"/>
          <w:lang w:val="es-ES"/>
        </w:rPr>
      </w:pPr>
      <w:r w:rsidRPr="00C31D8C">
        <w:rPr>
          <w:rFonts w:ascii="Times New Roman" w:eastAsia="Calibri" w:hAnsi="Times New Roman" w:cs="Arial"/>
          <w:sz w:val="24"/>
          <w:szCs w:val="24"/>
          <w:lang w:val="es-ES"/>
        </w:rPr>
        <w:t xml:space="preserve">GPX también conocido como GPS </w:t>
      </w:r>
      <w:proofErr w:type="spellStart"/>
      <w:r w:rsidRPr="00C31D8C">
        <w:rPr>
          <w:rFonts w:ascii="Times New Roman" w:eastAsia="Calibri" w:hAnsi="Times New Roman" w:cs="Arial"/>
          <w:sz w:val="24"/>
          <w:szCs w:val="24"/>
          <w:lang w:val="es-ES"/>
        </w:rPr>
        <w:t>eXchange</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Format</w:t>
      </w:r>
      <w:proofErr w:type="spellEnd"/>
      <w:r w:rsidRPr="00C31D8C">
        <w:rPr>
          <w:rFonts w:ascii="Times New Roman" w:eastAsia="Calibri" w:hAnsi="Times New Roman" w:cs="Arial"/>
          <w:sz w:val="24"/>
          <w:szCs w:val="24"/>
          <w:lang w:val="es-ES"/>
        </w:rPr>
        <w:t xml:space="preserve"> (Formato de intercambio GPS) viene de un esquema XML que ayuda a transferir datos GPS en diferentes aplicaciones.</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8702259"/>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r w:rsidRPr="00C31D8C">
        <w:rPr>
          <w:rFonts w:ascii="Times New Roman" w:eastAsia="Calibri" w:hAnsi="Times New Roman" w:cs="Arial"/>
          <w:sz w:val="24"/>
          <w:szCs w:val="24"/>
          <w:lang w:val="es-ES"/>
        </w:rPr>
        <w:t xml:space="preserve"> Dentro de estos archivos podemos describir </w:t>
      </w:r>
      <w:proofErr w:type="spellStart"/>
      <w:r w:rsidRPr="00C31D8C">
        <w:rPr>
          <w:rFonts w:ascii="Times New Roman" w:eastAsia="Calibri" w:hAnsi="Times New Roman" w:cs="Arial"/>
          <w:sz w:val="24"/>
          <w:szCs w:val="24"/>
          <w:lang w:val="es-ES"/>
        </w:rPr>
        <w:t>Waypoints</w:t>
      </w:r>
      <w:proofErr w:type="spellEnd"/>
      <w:r w:rsidRPr="00C31D8C">
        <w:rPr>
          <w:rFonts w:ascii="Times New Roman" w:eastAsia="Calibri" w:hAnsi="Times New Roman" w:cs="Arial"/>
          <w:sz w:val="24"/>
          <w:szCs w:val="24"/>
          <w:lang w:val="es-ES"/>
        </w:rPr>
        <w:t xml:space="preserve"> (Puntos), </w:t>
      </w:r>
      <w:proofErr w:type="spellStart"/>
      <w:r w:rsidRPr="00C31D8C">
        <w:rPr>
          <w:rFonts w:ascii="Times New Roman" w:eastAsia="Calibri" w:hAnsi="Times New Roman" w:cs="Arial"/>
          <w:sz w:val="24"/>
          <w:szCs w:val="24"/>
          <w:lang w:val="es-ES"/>
        </w:rPr>
        <w:t>Tracks</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Recooridos</w:t>
      </w:r>
      <w:proofErr w:type="spellEnd"/>
      <w:r w:rsidRPr="00C31D8C">
        <w:rPr>
          <w:rFonts w:ascii="Times New Roman" w:eastAsia="Calibri" w:hAnsi="Times New Roman" w:cs="Arial"/>
          <w:sz w:val="24"/>
          <w:szCs w:val="24"/>
          <w:lang w:val="es-ES"/>
        </w:rPr>
        <w:t>) y rutas (</w:t>
      </w:r>
      <w:proofErr w:type="spellStart"/>
      <w:r w:rsidRPr="00C31D8C">
        <w:rPr>
          <w:rFonts w:ascii="Times New Roman" w:eastAsia="Calibri" w:hAnsi="Times New Roman" w:cs="Arial"/>
          <w:sz w:val="24"/>
          <w:szCs w:val="24"/>
          <w:lang w:val="es-ES"/>
        </w:rPr>
        <w:t>routes</w:t>
      </w:r>
      <w:proofErr w:type="spellEnd"/>
      <w:r w:rsidRPr="00C31D8C">
        <w:rPr>
          <w:rFonts w:ascii="Times New Roman" w:eastAsia="Calibri" w:hAnsi="Times New Roman" w:cs="Arial"/>
          <w:sz w:val="24"/>
          <w:szCs w:val="24"/>
          <w:lang w:val="es-ES"/>
        </w:rPr>
        <w:t>), además de especificar datos adicionales añadidos por el usuario.</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831900633"/>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p>
    <w:p w:rsidR="004718B6" w:rsidRDefault="004718B6" w:rsidP="004718B6">
      <w:pPr>
        <w:pStyle w:val="Estilo2"/>
        <w:numPr>
          <w:ilvl w:val="1"/>
          <w:numId w:val="17"/>
        </w:numPr>
        <w:spacing w:before="0" w:line="360" w:lineRule="auto"/>
        <w:ind w:left="360"/>
      </w:pPr>
      <w:r>
        <w:lastRenderedPageBreak/>
        <w:t xml:space="preserve">  Marco Teórico</w:t>
      </w:r>
    </w:p>
    <w:p w:rsidR="0088610D" w:rsidRDefault="0088610D" w:rsidP="0088610D">
      <w:pPr>
        <w:pStyle w:val="Estilo3"/>
        <w:numPr>
          <w:ilvl w:val="2"/>
          <w:numId w:val="17"/>
        </w:numPr>
        <w:spacing w:before="0"/>
        <w:ind w:left="720"/>
      </w:pPr>
      <w:r>
        <w:t>Zonas Urbanas</w:t>
      </w:r>
    </w:p>
    <w:p w:rsidR="00B45F95" w:rsidRPr="009C66DF" w:rsidRDefault="009C66DF" w:rsidP="009C66D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Zonas urbanas se considera a una población que sobrepasa los 2.000 habitantes, a pesar de lo dicho el concepto de zonas urbanas puede variar de acuerdo al país del cual se describe. Actualmente existen modelos de desarrollo urbano que tomando en cuenta la población, la extensión geográfica, planeamiento y la creación de infraestructura crean factores primordiales que delimitan las áreas urbanas.</w:t>
      </w:r>
      <w:sdt>
        <w:sdtPr>
          <w:rPr>
            <w:rFonts w:ascii="Times New Roman" w:eastAsia="Calibri" w:hAnsi="Times New Roman" w:cs="Arial"/>
            <w:sz w:val="24"/>
            <w:szCs w:val="24"/>
            <w:lang w:val="es-ES"/>
          </w:rPr>
          <w:id w:val="74200207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Pér12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[34]</w:t>
          </w:r>
          <w:r>
            <w:rPr>
              <w:rFonts w:ascii="Times New Roman" w:eastAsia="Calibri" w:hAnsi="Times New Roman" w:cs="Arial"/>
              <w:sz w:val="24"/>
              <w:szCs w:val="24"/>
              <w:lang w:val="es-ES"/>
            </w:rPr>
            <w:fldChar w:fldCharType="end"/>
          </w:r>
        </w:sdtContent>
      </w:sdt>
    </w:p>
    <w:p w:rsidR="00B62AF9" w:rsidRDefault="00D97EF8" w:rsidP="0053169B">
      <w:pPr>
        <w:pStyle w:val="Estilo3"/>
        <w:numPr>
          <w:ilvl w:val="2"/>
          <w:numId w:val="17"/>
        </w:numPr>
        <w:spacing w:before="0"/>
        <w:ind w:left="720"/>
      </w:pPr>
      <w:r w:rsidRPr="0053169B">
        <w:t>Transporte P</w:t>
      </w:r>
      <w:r w:rsidR="0088610D">
        <w:t>ú</w:t>
      </w:r>
      <w:r w:rsidRPr="0053169B">
        <w:t>blico</w:t>
      </w:r>
    </w:p>
    <w:p w:rsidR="00B835BD" w:rsidRPr="00B835BD" w:rsidRDefault="00B835BD" w:rsidP="00B835BD">
      <w:pPr>
        <w:spacing w:after="0" w:line="360" w:lineRule="auto"/>
        <w:jc w:val="both"/>
        <w:rPr>
          <w:rFonts w:ascii="Times New Roman" w:eastAsia="Calibri" w:hAnsi="Times New Roman" w:cs="Arial"/>
          <w:sz w:val="24"/>
          <w:szCs w:val="24"/>
          <w:lang w:val="es-ES"/>
        </w:rPr>
      </w:pPr>
      <w:r w:rsidRPr="00B835BD">
        <w:rPr>
          <w:rFonts w:ascii="Times New Roman" w:eastAsia="Calibri" w:hAnsi="Times New Roman" w:cs="Arial"/>
          <w:sz w:val="24"/>
          <w:szCs w:val="24"/>
          <w:lang w:val="es-ES"/>
        </w:rPr>
        <w:t>Se describe como transporte publico al sistema de transportación que circulan en rutas fijas siguiendo un horario especifico, estos son utilizados por personas a cambio de un incentivo económico establecido por las entidades a cargo.</w:t>
      </w:r>
      <w:sdt>
        <w:sdtPr>
          <w:rPr>
            <w:rFonts w:ascii="Times New Roman" w:eastAsia="Calibri" w:hAnsi="Times New Roman" w:cs="Arial"/>
            <w:sz w:val="24"/>
            <w:szCs w:val="24"/>
            <w:lang w:val="es-ES"/>
          </w:rPr>
          <w:id w:val="220417458"/>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Ing17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[35]</w:t>
          </w:r>
          <w:r>
            <w:rPr>
              <w:rFonts w:ascii="Times New Roman" w:eastAsia="Calibri" w:hAnsi="Times New Roman" w:cs="Arial"/>
              <w:sz w:val="24"/>
              <w:szCs w:val="24"/>
              <w:lang w:val="es-ES"/>
            </w:rPr>
            <w:fldChar w:fldCharType="end"/>
          </w:r>
        </w:sdtContent>
      </w:sdt>
    </w:p>
    <w:p w:rsidR="00D97EF8" w:rsidRDefault="00D97EF8" w:rsidP="0053169B">
      <w:pPr>
        <w:pStyle w:val="Estilo3"/>
        <w:numPr>
          <w:ilvl w:val="2"/>
          <w:numId w:val="17"/>
        </w:numPr>
        <w:spacing w:before="0"/>
        <w:ind w:left="720"/>
      </w:pPr>
      <w:r w:rsidRPr="0053169B">
        <w:t>Parada de Buses</w:t>
      </w:r>
    </w:p>
    <w:p w:rsidR="00C43D54" w:rsidRPr="00CE579C" w:rsidRDefault="00C43D54" w:rsidP="00CE579C">
      <w:pPr>
        <w:spacing w:after="0" w:line="360" w:lineRule="auto"/>
        <w:jc w:val="both"/>
        <w:rPr>
          <w:rFonts w:ascii="Times New Roman" w:eastAsia="Calibri" w:hAnsi="Times New Roman" w:cs="Arial"/>
          <w:sz w:val="24"/>
          <w:szCs w:val="24"/>
          <w:lang w:val="es-ES"/>
        </w:rPr>
      </w:pPr>
      <w:r w:rsidRPr="00CE579C">
        <w:rPr>
          <w:rFonts w:ascii="Times New Roman" w:eastAsia="Calibri" w:hAnsi="Times New Roman" w:cs="Arial"/>
          <w:sz w:val="24"/>
          <w:szCs w:val="24"/>
          <w:lang w:val="es-ES"/>
        </w:rPr>
        <w:t xml:space="preserve">El consejo Metropolitano de </w:t>
      </w:r>
      <w:r w:rsidR="00CE579C" w:rsidRPr="00CE579C">
        <w:rPr>
          <w:rFonts w:ascii="Times New Roman" w:eastAsia="Calibri" w:hAnsi="Times New Roman" w:cs="Arial"/>
          <w:sz w:val="24"/>
          <w:szCs w:val="24"/>
          <w:lang w:val="es-ES"/>
        </w:rPr>
        <w:t>Quito describe de forma breve que una parada de bus es un sitio adecuado en donde personas que usan buses como transporte ascienden o descienden de los mismos.</w:t>
      </w:r>
      <w:sdt>
        <w:sdtPr>
          <w:rPr>
            <w:rFonts w:ascii="Times New Roman" w:eastAsia="Calibri" w:hAnsi="Times New Roman" w:cs="Arial"/>
            <w:sz w:val="24"/>
            <w:szCs w:val="24"/>
            <w:lang w:val="es-ES"/>
          </w:rPr>
          <w:id w:val="1437872176"/>
          <w:citation/>
        </w:sdtPr>
        <w:sdtContent>
          <w:r w:rsidR="00D41693">
            <w:rPr>
              <w:rFonts w:ascii="Times New Roman" w:eastAsia="Calibri" w:hAnsi="Times New Roman" w:cs="Arial"/>
              <w:sz w:val="24"/>
              <w:szCs w:val="24"/>
              <w:lang w:val="es-ES"/>
            </w:rPr>
            <w:fldChar w:fldCharType="begin"/>
          </w:r>
          <w:r w:rsidR="00D41693">
            <w:rPr>
              <w:rFonts w:ascii="Times New Roman" w:eastAsia="Calibri" w:hAnsi="Times New Roman" w:cs="Arial"/>
              <w:sz w:val="24"/>
              <w:szCs w:val="24"/>
              <w:lang w:val="es-419"/>
            </w:rPr>
            <w:instrText xml:space="preserve"> CITATION Gob03 \l 22538 </w:instrText>
          </w:r>
          <w:r w:rsidR="00D41693">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[36]</w:t>
          </w:r>
          <w:r w:rsidR="00D41693">
            <w:rPr>
              <w:rFonts w:ascii="Times New Roman" w:eastAsia="Calibri" w:hAnsi="Times New Roman" w:cs="Arial"/>
              <w:sz w:val="24"/>
              <w:szCs w:val="24"/>
              <w:lang w:val="es-ES"/>
            </w:rPr>
            <w:fldChar w:fldCharType="end"/>
          </w:r>
        </w:sdtContent>
      </w:sdt>
    </w:p>
    <w:p w:rsidR="0088610D" w:rsidRDefault="00D97EF8" w:rsidP="0088610D">
      <w:pPr>
        <w:pStyle w:val="Estilo3"/>
        <w:numPr>
          <w:ilvl w:val="2"/>
          <w:numId w:val="17"/>
        </w:numPr>
        <w:spacing w:before="0"/>
        <w:ind w:left="720"/>
      </w:pPr>
      <w:r w:rsidRPr="0053169B">
        <w:t>Cooperativa</w:t>
      </w:r>
      <w:bookmarkEnd w:id="1029"/>
    </w:p>
    <w:p w:rsidR="0088610D" w:rsidRPr="00BF5BB2" w:rsidRDefault="000B1DB2" w:rsidP="00BF5BB2">
      <w:pPr>
        <w:spacing w:after="0" w:line="360" w:lineRule="auto"/>
        <w:jc w:val="both"/>
        <w:rPr>
          <w:rFonts w:ascii="Times New Roman" w:eastAsia="Calibri" w:hAnsi="Times New Roman" w:cs="Arial"/>
          <w:sz w:val="24"/>
          <w:szCs w:val="24"/>
          <w:lang w:val="es-ES"/>
        </w:rPr>
      </w:pPr>
      <w:r w:rsidRPr="000B1DB2">
        <w:rPr>
          <w:rFonts w:ascii="Times New Roman" w:eastAsia="Calibri" w:hAnsi="Times New Roman" w:cs="Arial"/>
          <w:sz w:val="24"/>
          <w:szCs w:val="24"/>
          <w:lang w:val="es-ES"/>
        </w:rPr>
        <w:t>Según la ley dentro de la rama del transporte, en el articulo 1 menciona que las cooperativas son sociedades de derecho privado, formado por persona de naturales o jurídicas, sin fines de lucro que con el fin de brindar beneficios de manera social o colectivo planifican y realizan actividades.</w:t>
      </w:r>
      <w:sdt>
        <w:sdtPr>
          <w:rPr>
            <w:rFonts w:ascii="Times New Roman" w:eastAsia="Calibri" w:hAnsi="Times New Roman" w:cs="Arial"/>
            <w:sz w:val="24"/>
            <w:szCs w:val="24"/>
            <w:lang w:val="es-ES"/>
          </w:rPr>
          <w:id w:val="-173500252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Mir10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[37]</w:t>
          </w:r>
          <w:r>
            <w:rPr>
              <w:rFonts w:ascii="Times New Roman" w:eastAsia="Calibri" w:hAnsi="Times New Roman" w:cs="Arial"/>
              <w:sz w:val="24"/>
              <w:szCs w:val="24"/>
              <w:lang w:val="es-ES"/>
            </w:rPr>
            <w:fldChar w:fldCharType="end"/>
          </w:r>
        </w:sdtContent>
      </w:sdt>
      <w:bookmarkStart w:id="1030" w:name="_Toc5382663"/>
    </w:p>
    <w:p w:rsidR="003F294B" w:rsidRDefault="003F294B" w:rsidP="00BF5BB2">
      <w:pPr>
        <w:pStyle w:val="Estilo3"/>
        <w:numPr>
          <w:ilvl w:val="1"/>
          <w:numId w:val="17"/>
        </w:numPr>
        <w:spacing w:before="0"/>
      </w:pPr>
      <w:r>
        <w:t>Componentes de la Propuesta</w:t>
      </w:r>
      <w:bookmarkEnd w:id="1030"/>
    </w:p>
    <w:p w:rsidR="00BF5BB2" w:rsidRDefault="00BF5BB2" w:rsidP="00BF5BB2">
      <w:pPr>
        <w:pStyle w:val="Estilo3"/>
        <w:numPr>
          <w:ilvl w:val="2"/>
          <w:numId w:val="17"/>
        </w:numPr>
        <w:spacing w:before="0"/>
      </w:pPr>
      <w:r>
        <w:t>Módulos del Sistema</w:t>
      </w:r>
    </w:p>
    <w:p w:rsidR="00496BDD" w:rsidRPr="00585F11" w:rsidRDefault="00585F11" w:rsidP="00585F11">
      <w:pPr>
        <w:spacing w:after="0" w:line="360" w:lineRule="auto"/>
        <w:jc w:val="both"/>
        <w:rPr>
          <w:rFonts w:ascii="Times New Roman" w:eastAsia="Calibri" w:hAnsi="Times New Roman" w:cs="Arial"/>
          <w:sz w:val="24"/>
          <w:szCs w:val="24"/>
          <w:lang w:val="es-ES"/>
        </w:rPr>
      </w:pPr>
      <w:r w:rsidRPr="00585F11">
        <w:rPr>
          <w:rFonts w:ascii="Times New Roman" w:eastAsia="Calibri" w:hAnsi="Times New Roman" w:cs="Arial"/>
          <w:sz w:val="24"/>
          <w:szCs w:val="24"/>
          <w:lang w:val="es-ES"/>
        </w:rPr>
        <w:t xml:space="preserve">El Sistema de mapeo y visualización de rutas de buses urbanos de la provincia de santa elena esta dividido en 4 partes App </w:t>
      </w:r>
      <w:proofErr w:type="spellStart"/>
      <w:r w:rsidRPr="00585F11">
        <w:rPr>
          <w:rFonts w:ascii="Times New Roman" w:eastAsia="Calibri" w:hAnsi="Times New Roman" w:cs="Arial"/>
          <w:sz w:val="24"/>
          <w:szCs w:val="24"/>
          <w:lang w:val="es-ES"/>
        </w:rPr>
        <w:t>Movil</w:t>
      </w:r>
      <w:proofErr w:type="spellEnd"/>
      <w:r w:rsidRPr="00585F11">
        <w:rPr>
          <w:rFonts w:ascii="Times New Roman" w:eastAsia="Calibri" w:hAnsi="Times New Roman" w:cs="Arial"/>
          <w:sz w:val="24"/>
          <w:szCs w:val="24"/>
          <w:lang w:val="es-ES"/>
        </w:rPr>
        <w:t>, App Web, Dispositivo Bus y Servicios web. El presente documento relata los Servicios Web por lo tanto los módulos que representa a estos, son:</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Modulo de Gestión y Almacenamiento de información</w:t>
      </w:r>
    </w:p>
    <w:p w:rsidR="002D08D8" w:rsidRDefault="00585F11"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Permite la manipulación</w:t>
      </w:r>
      <w:r w:rsidR="00AC7FB9">
        <w:rPr>
          <w:rFonts w:ascii="Times New Roman" w:eastAsia="Calibri" w:hAnsi="Times New Roman" w:cs="Arial"/>
          <w:sz w:val="24"/>
          <w:szCs w:val="24"/>
          <w:lang w:val="es-ES"/>
        </w:rPr>
        <w:t xml:space="preserve"> y el almacenamiento</w:t>
      </w:r>
      <w:r>
        <w:rPr>
          <w:rFonts w:ascii="Times New Roman" w:eastAsia="Calibri" w:hAnsi="Times New Roman" w:cs="Arial"/>
          <w:sz w:val="24"/>
          <w:szCs w:val="24"/>
          <w:lang w:val="es-ES"/>
        </w:rPr>
        <w:t xml:space="preserve"> de datos</w:t>
      </w:r>
      <w:r w:rsidR="000A1A44">
        <w:rPr>
          <w:rFonts w:ascii="Times New Roman" w:eastAsia="Calibri" w:hAnsi="Times New Roman" w:cs="Arial"/>
          <w:sz w:val="24"/>
          <w:szCs w:val="24"/>
          <w:lang w:val="es-ES"/>
        </w:rPr>
        <w:t xml:space="preserve"> a través de Solicitudes REST</w:t>
      </w:r>
      <w:r>
        <w:rPr>
          <w:rFonts w:ascii="Times New Roman" w:eastAsia="Calibri" w:hAnsi="Times New Roman" w:cs="Arial"/>
          <w:sz w:val="24"/>
          <w:szCs w:val="24"/>
          <w:lang w:val="es-ES"/>
        </w:rPr>
        <w:t xml:space="preserve"> </w:t>
      </w:r>
      <w:r w:rsidR="00AC7FB9">
        <w:rPr>
          <w:rFonts w:ascii="Times New Roman" w:eastAsia="Calibri" w:hAnsi="Times New Roman" w:cs="Arial"/>
          <w:sz w:val="24"/>
          <w:szCs w:val="24"/>
          <w:lang w:val="es-ES"/>
        </w:rPr>
        <w:t xml:space="preserve">como lo son: </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Buses</w:t>
      </w:r>
      <w:r w:rsidR="002D08D8">
        <w:rPr>
          <w:rFonts w:ascii="Times New Roman" w:eastAsia="Calibri" w:hAnsi="Times New Roman" w:cs="Arial"/>
          <w:sz w:val="24"/>
          <w:szCs w:val="24"/>
          <w:lang w:val="es-ES"/>
        </w:rPr>
        <w:t xml:space="preserve"> pertenecientes a las distintas Cooperativas</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Cooperativas</w:t>
      </w:r>
      <w:r w:rsidR="002D08D8">
        <w:rPr>
          <w:rFonts w:ascii="Times New Roman" w:eastAsia="Calibri" w:hAnsi="Times New Roman" w:cs="Arial"/>
          <w:sz w:val="24"/>
          <w:szCs w:val="24"/>
          <w:lang w:val="es-ES"/>
        </w:rPr>
        <w:t xml:space="preserve"> que forman parte del transporte público urbano en la península de Santa Elena.</w:t>
      </w:r>
    </w:p>
    <w:p w:rsidR="002D08D8" w:rsidRP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Reportes</w:t>
      </w:r>
      <w:r w:rsidR="002D08D8">
        <w:rPr>
          <w:rFonts w:ascii="Times New Roman" w:eastAsia="Calibri" w:hAnsi="Times New Roman" w:cs="Arial"/>
          <w:sz w:val="24"/>
          <w:szCs w:val="24"/>
          <w:lang w:val="es-ES"/>
        </w:rPr>
        <w:t xml:space="preserve"> de los usuarios que hacen uso de transporte público urbano</w:t>
      </w:r>
      <w:r w:rsidRPr="002D08D8">
        <w:rPr>
          <w:rFonts w:ascii="Times New Roman" w:eastAsia="Calibri" w:hAnsi="Times New Roman" w:cs="Arial"/>
          <w:sz w:val="24"/>
          <w:szCs w:val="24"/>
          <w:lang w:val="es-ES"/>
        </w:rPr>
        <w:t xml:space="preserve"> las cuales serán usadas por las aplicaciones Móvil y Web.</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lastRenderedPageBreak/>
        <w:t>Modulo de Gestión y Almacenamiento de Información Geográfica</w:t>
      </w:r>
    </w:p>
    <w:p w:rsidR="002D08D8" w:rsidRDefault="001C782E" w:rsidP="00585F11">
      <w:pPr>
        <w:spacing w:after="0" w:line="360" w:lineRule="auto"/>
        <w:jc w:val="both"/>
        <w:rPr>
          <w:rFonts w:ascii="Times New Roman" w:eastAsia="Calibri" w:hAnsi="Times New Roman" w:cs="Arial"/>
          <w:sz w:val="24"/>
          <w:szCs w:val="24"/>
          <w:lang w:val="es-ES"/>
        </w:rPr>
      </w:pPr>
      <w:r w:rsidRPr="001C782E">
        <w:rPr>
          <w:rFonts w:ascii="Times New Roman" w:eastAsia="Calibri" w:hAnsi="Times New Roman" w:cs="Arial"/>
          <w:sz w:val="24"/>
          <w:szCs w:val="24"/>
          <w:lang w:val="es-ES"/>
        </w:rPr>
        <w:t>Lleva a cabo</w:t>
      </w:r>
      <w:r>
        <w:rPr>
          <w:rFonts w:ascii="Times New Roman" w:eastAsia="Calibri" w:hAnsi="Times New Roman" w:cs="Arial"/>
          <w:sz w:val="24"/>
          <w:szCs w:val="24"/>
          <w:lang w:val="es-ES"/>
        </w:rPr>
        <w:t xml:space="preserve"> el almacenamiento, procesamiento y consulta de información geográfica dentro del sistema de Mapeo y Visualización de Rutas, estas se mencionan a continuación:</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Recorrido del Bus en tiempo real.</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Paradas cercanas a la ubicación de una persona.</w:t>
      </w:r>
    </w:p>
    <w:p w:rsidR="00087001" w:rsidRDefault="00087001"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Almacenamiento y consulta de Rutas de buses de las diferentes </w:t>
      </w:r>
      <w:r w:rsidR="00692E6E">
        <w:rPr>
          <w:rFonts w:ascii="Times New Roman" w:eastAsia="Calibri" w:hAnsi="Times New Roman" w:cs="Arial"/>
          <w:sz w:val="24"/>
          <w:szCs w:val="24"/>
          <w:lang w:val="es-ES"/>
        </w:rPr>
        <w:t>líneas</w:t>
      </w:r>
      <w:r>
        <w:rPr>
          <w:rFonts w:ascii="Times New Roman" w:eastAsia="Calibri" w:hAnsi="Times New Roman" w:cs="Arial"/>
          <w:sz w:val="24"/>
          <w:szCs w:val="24"/>
          <w:lang w:val="es-ES"/>
        </w:rPr>
        <w:t xml:space="preserve"> de Transporte Público </w:t>
      </w:r>
    </w:p>
    <w:p w:rsidR="00A43230" w:rsidRPr="001C782E" w:rsidRDefault="00A43230"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Trafico de buses en tiempo real</w:t>
      </w:r>
    </w:p>
    <w:p w:rsidR="00AC7FB9" w:rsidRDefault="002D08D8" w:rsidP="00585F11">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Modulo de Procesamiento de Gestión Geo temporal</w:t>
      </w:r>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Teniendo en cuenta la información obtenida del historial de los recorridos de buses de las diferentes líneas de transporte público se lleva a cabo cálculos como las que se describen a continuación: </w:t>
      </w:r>
    </w:p>
    <w:p w:rsidR="00A43230" w:rsidRDefault="00A43230" w:rsidP="00A43230">
      <w:pPr>
        <w:pStyle w:val="Prrafodelista"/>
        <w:numPr>
          <w:ilvl w:val="0"/>
          <w:numId w:val="16"/>
        </w:numPr>
        <w:spacing w:after="0" w:line="360" w:lineRule="auto"/>
        <w:jc w:val="both"/>
        <w:rPr>
          <w:rFonts w:ascii="Times New Roman" w:eastAsia="Calibri" w:hAnsi="Times New Roman" w:cs="Arial"/>
          <w:sz w:val="24"/>
          <w:szCs w:val="24"/>
          <w:lang w:val="es-ES"/>
        </w:rPr>
      </w:pPr>
      <w:r w:rsidRPr="00A43230">
        <w:rPr>
          <w:rFonts w:ascii="Times New Roman" w:eastAsia="Calibri" w:hAnsi="Times New Roman" w:cs="Arial"/>
          <w:sz w:val="24"/>
          <w:szCs w:val="24"/>
          <w:lang w:val="es-ES"/>
        </w:rPr>
        <w:t xml:space="preserve">Calculo de </w:t>
      </w:r>
      <w:r>
        <w:rPr>
          <w:rFonts w:ascii="Times New Roman" w:eastAsia="Calibri" w:hAnsi="Times New Roman" w:cs="Arial"/>
          <w:sz w:val="24"/>
          <w:szCs w:val="24"/>
          <w:lang w:val="es-ES"/>
        </w:rPr>
        <w:t xml:space="preserve">tiempo de </w:t>
      </w:r>
      <w:proofErr w:type="spellStart"/>
      <w:r w:rsidR="00087001">
        <w:rPr>
          <w:rFonts w:ascii="Times New Roman" w:eastAsia="Calibri" w:hAnsi="Times New Roman" w:cs="Arial"/>
          <w:sz w:val="24"/>
          <w:szCs w:val="24"/>
          <w:lang w:val="es-ES"/>
        </w:rPr>
        <w:t>preprocesado</w:t>
      </w:r>
      <w:proofErr w:type="spellEnd"/>
      <w:r w:rsidR="00087001">
        <w:rPr>
          <w:rFonts w:ascii="Times New Roman" w:eastAsia="Calibri" w:hAnsi="Times New Roman" w:cs="Arial"/>
          <w:sz w:val="24"/>
          <w:szCs w:val="24"/>
          <w:lang w:val="es-ES"/>
        </w:rPr>
        <w:t xml:space="preserve"> a paradas en base al historial.</w:t>
      </w:r>
    </w:p>
    <w:p w:rsidR="00087001" w:rsidRPr="00A43230" w:rsidRDefault="00087001" w:rsidP="00A43230">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Calculo de tiempo a una parada específica en tiempo real.</w:t>
      </w:r>
    </w:p>
    <w:p w:rsidR="00496BDD"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Módulo</w:t>
      </w:r>
      <w:r w:rsidR="00496BDD" w:rsidRPr="00585F11">
        <w:rPr>
          <w:rFonts w:ascii="Times New Roman" w:eastAsia="Calibri" w:hAnsi="Times New Roman" w:cs="Arial"/>
          <w:b/>
          <w:bCs/>
          <w:sz w:val="24"/>
          <w:szCs w:val="24"/>
          <w:lang w:val="es-ES"/>
        </w:rPr>
        <w:t xml:space="preserve"> de Seguridad en </w:t>
      </w:r>
      <w:proofErr w:type="spellStart"/>
      <w:r w:rsidR="00496BDD" w:rsidRPr="00585F11">
        <w:rPr>
          <w:rFonts w:ascii="Times New Roman" w:eastAsia="Calibri" w:hAnsi="Times New Roman" w:cs="Arial"/>
          <w:b/>
          <w:bCs/>
          <w:sz w:val="24"/>
          <w:szCs w:val="24"/>
          <w:lang w:val="es-ES"/>
        </w:rPr>
        <w:t>ApiREST</w:t>
      </w:r>
      <w:proofErr w:type="spellEnd"/>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seguridad es necesaria en el desarrollo de Servicios Web por lo tanto se presenta las </w:t>
      </w:r>
      <w:r w:rsidRPr="00F60B89">
        <w:rPr>
          <w:rFonts w:ascii="Times New Roman" w:eastAsia="Calibri" w:hAnsi="Times New Roman" w:cs="Arial"/>
          <w:sz w:val="24"/>
          <w:szCs w:val="24"/>
          <w:lang w:val="es-ES"/>
        </w:rPr>
        <w:t>funcionalidades que se llevan a cabo en este módulo:</w:t>
      </w:r>
    </w:p>
    <w:p w:rsidR="00087001" w:rsidRDefault="00087001" w:rsidP="00087001">
      <w:pPr>
        <w:pStyle w:val="Prrafodelista"/>
        <w:numPr>
          <w:ilvl w:val="0"/>
          <w:numId w:val="16"/>
        </w:numPr>
        <w:spacing w:after="0" w:line="360" w:lineRule="auto"/>
        <w:jc w:val="both"/>
        <w:rPr>
          <w:rFonts w:ascii="Times New Roman" w:eastAsia="Calibri" w:hAnsi="Times New Roman" w:cs="Arial"/>
          <w:sz w:val="24"/>
          <w:szCs w:val="24"/>
          <w:lang w:val="es-ES"/>
        </w:rPr>
      </w:pPr>
      <w:r w:rsidRPr="00087001">
        <w:rPr>
          <w:rFonts w:ascii="Times New Roman" w:eastAsia="Calibri" w:hAnsi="Times New Roman" w:cs="Arial"/>
          <w:sz w:val="24"/>
          <w:szCs w:val="24"/>
          <w:lang w:val="es-ES"/>
        </w:rPr>
        <w:t>Registro y almacenamiento de</w:t>
      </w:r>
      <w:r>
        <w:rPr>
          <w:rFonts w:ascii="Times New Roman" w:eastAsia="Calibri" w:hAnsi="Times New Roman" w:cs="Arial"/>
          <w:sz w:val="24"/>
          <w:szCs w:val="24"/>
          <w:lang w:val="es-ES"/>
        </w:rPr>
        <w:t xml:space="preserve"> Usuarios que haces uso del servicio Web.</w:t>
      </w:r>
    </w:p>
    <w:p w:rsidR="00692E6E" w:rsidRPr="00087001" w:rsidRDefault="00692E6E" w:rsidP="00087001">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Acceso a las solicitudes del </w:t>
      </w:r>
      <w:proofErr w:type="spellStart"/>
      <w:r>
        <w:rPr>
          <w:rFonts w:ascii="Times New Roman" w:eastAsia="Calibri" w:hAnsi="Times New Roman" w:cs="Arial"/>
          <w:sz w:val="24"/>
          <w:szCs w:val="24"/>
          <w:lang w:val="es-ES"/>
        </w:rPr>
        <w:t>ApiREST</w:t>
      </w:r>
      <w:proofErr w:type="spellEnd"/>
      <w:r>
        <w:rPr>
          <w:rFonts w:ascii="Times New Roman" w:eastAsia="Calibri" w:hAnsi="Times New Roman" w:cs="Arial"/>
          <w:sz w:val="24"/>
          <w:szCs w:val="24"/>
          <w:lang w:val="es-ES"/>
        </w:rPr>
        <w:t xml:space="preserve"> según pertenezcan tanto de la aplicación Web, aplicación M</w:t>
      </w:r>
      <w:r w:rsidR="00C668B5">
        <w:rPr>
          <w:rFonts w:ascii="Times New Roman" w:eastAsia="Calibri" w:hAnsi="Times New Roman" w:cs="Arial"/>
          <w:sz w:val="24"/>
          <w:szCs w:val="24"/>
          <w:lang w:val="es-ES"/>
        </w:rPr>
        <w:t>ó</w:t>
      </w:r>
      <w:r>
        <w:rPr>
          <w:rFonts w:ascii="Times New Roman" w:eastAsia="Calibri" w:hAnsi="Times New Roman" w:cs="Arial"/>
          <w:sz w:val="24"/>
          <w:szCs w:val="24"/>
          <w:lang w:val="es-ES"/>
        </w:rPr>
        <w:t xml:space="preserve">vil, </w:t>
      </w:r>
      <w:r w:rsidR="00C668B5">
        <w:rPr>
          <w:rFonts w:ascii="Times New Roman" w:eastAsia="Calibri" w:hAnsi="Times New Roman" w:cs="Arial"/>
          <w:sz w:val="24"/>
          <w:szCs w:val="24"/>
          <w:lang w:val="es-ES"/>
        </w:rPr>
        <w:t>y al Dispositivo Bus.</w:t>
      </w:r>
    </w:p>
    <w:p w:rsidR="009771D3" w:rsidRPr="00585F11" w:rsidRDefault="009771D3" w:rsidP="00585F11">
      <w:pPr>
        <w:spacing w:after="0" w:line="360" w:lineRule="auto"/>
        <w:jc w:val="both"/>
        <w:rPr>
          <w:rFonts w:ascii="Times New Roman" w:eastAsia="Calibri" w:hAnsi="Times New Roman" w:cs="Arial"/>
          <w:sz w:val="24"/>
          <w:szCs w:val="24"/>
          <w:lang w:val="es-ES"/>
        </w:rPr>
      </w:pPr>
    </w:p>
    <w:p w:rsidR="00F60B89" w:rsidRDefault="00BF5BB2" w:rsidP="003D6A18">
      <w:pPr>
        <w:pStyle w:val="Estilo3"/>
        <w:numPr>
          <w:ilvl w:val="2"/>
          <w:numId w:val="17"/>
        </w:numPr>
        <w:spacing w:before="0"/>
        <w:ind w:left="360"/>
      </w:pPr>
      <w:r>
        <w:t>Requerimientos Funcionales</w:t>
      </w: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 xml:space="preserve">Módulo de Seguridad en </w:t>
      </w:r>
      <w:proofErr w:type="spellStart"/>
      <w:r w:rsidRPr="00F60B89">
        <w:rPr>
          <w:rFonts w:ascii="Times New Roman" w:eastAsia="Calibri" w:hAnsi="Times New Roman" w:cs="Arial"/>
          <w:b/>
          <w:bCs/>
          <w:sz w:val="24"/>
          <w:szCs w:val="24"/>
          <w:lang w:val="es-ES"/>
        </w:rPr>
        <w:t>ApiREST</w:t>
      </w:r>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Default="00F60B89" w:rsidP="003D6A18">
            <w:pPr>
              <w:rPr>
                <w:b w:val="0"/>
                <w:sz w:val="28"/>
              </w:rPr>
            </w:pPr>
            <w:r>
              <w:rPr>
                <w:b w:val="0"/>
                <w:sz w:val="28"/>
              </w:rPr>
              <w:t>Cod.</w:t>
            </w:r>
          </w:p>
        </w:tc>
        <w:tc>
          <w:tcPr>
            <w:tcW w:w="6248" w:type="dxa"/>
          </w:tcPr>
          <w:p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F60B89"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-001</w:t>
            </w:r>
          </w:p>
        </w:tc>
        <w:tc>
          <w:tcPr>
            <w:tcW w:w="6248" w:type="dxa"/>
          </w:tcPr>
          <w:p w:rsidR="00F60B89" w:rsidRPr="00F95B52" w:rsidRDefault="00F60B89"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La solución debe permitir la conexión de un usuario desde la aplicación móvil, aplicación web y el prototipo dispositivo.</w:t>
            </w:r>
          </w:p>
        </w:tc>
      </w:tr>
      <w:tr w:rsidR="00034F16"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034F16"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-002</w:t>
            </w:r>
          </w:p>
        </w:tc>
        <w:tc>
          <w:tcPr>
            <w:tcW w:w="6248" w:type="dxa"/>
          </w:tcPr>
          <w:p w:rsidR="00034F16"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Para acceder a los servicios debe estar </w:t>
            </w:r>
            <w:proofErr w:type="spellStart"/>
            <w:r w:rsidRPr="00F95B52">
              <w:rPr>
                <w:rFonts w:ascii="Times New Roman" w:eastAsia="Calibri" w:hAnsi="Times New Roman" w:cs="Arial"/>
                <w:sz w:val="24"/>
                <w:szCs w:val="24"/>
                <w:lang w:val="es-ES"/>
              </w:rPr>
              <w:t>logueado</w:t>
            </w:r>
            <w:proofErr w:type="spellEnd"/>
            <w:r w:rsidRPr="00F95B52">
              <w:rPr>
                <w:rFonts w:ascii="Times New Roman" w:eastAsia="Calibri" w:hAnsi="Times New Roman" w:cs="Arial"/>
                <w:sz w:val="24"/>
                <w:szCs w:val="24"/>
                <w:lang w:val="es-ES"/>
              </w:rPr>
              <w:t xml:space="preserve"> según el método de Autentificación Básica.</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-003</w:t>
            </w:r>
          </w:p>
        </w:tc>
        <w:tc>
          <w:tcPr>
            <w:tcW w:w="6248" w:type="dxa"/>
          </w:tcPr>
          <w:p w:rsidR="00F60B89" w:rsidRPr="00F95B52" w:rsidRDefault="00034F16"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w:t>
            </w:r>
            <w:proofErr w:type="spellStart"/>
            <w:r w:rsidRPr="00F95B52">
              <w:rPr>
                <w:rFonts w:ascii="Times New Roman" w:eastAsia="Calibri" w:hAnsi="Times New Roman" w:cs="Arial"/>
                <w:sz w:val="24"/>
                <w:szCs w:val="24"/>
                <w:lang w:val="es-ES"/>
              </w:rPr>
              <w:t>Request</w:t>
            </w:r>
            <w:proofErr w:type="spellEnd"/>
            <w:r w:rsidRPr="00F95B52">
              <w:rPr>
                <w:rFonts w:ascii="Times New Roman" w:eastAsia="Calibri" w:hAnsi="Times New Roman" w:cs="Arial"/>
                <w:sz w:val="24"/>
                <w:szCs w:val="24"/>
                <w:lang w:val="es-ES"/>
              </w:rPr>
              <w:t xml:space="preserve"> ya tienen definido los perfiles que tendrán acceso a los mismos.</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-004</w:t>
            </w:r>
          </w:p>
        </w:tc>
        <w:tc>
          <w:tcPr>
            <w:tcW w:w="6248" w:type="dxa"/>
          </w:tcPr>
          <w:p w:rsidR="00F60B89"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Existe un Perfil administrador quien podrá tener acceso a todos los servicios del </w:t>
            </w:r>
            <w:proofErr w:type="spellStart"/>
            <w:r w:rsidRPr="00F95B52">
              <w:rPr>
                <w:rFonts w:ascii="Times New Roman" w:eastAsia="Calibri" w:hAnsi="Times New Roman" w:cs="Arial"/>
                <w:sz w:val="24"/>
                <w:szCs w:val="24"/>
                <w:lang w:val="es-ES"/>
              </w:rPr>
              <w:t>ApiREST</w:t>
            </w:r>
            <w:proofErr w:type="spellEnd"/>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lastRenderedPageBreak/>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-005</w:t>
            </w:r>
          </w:p>
        </w:tc>
        <w:tc>
          <w:tcPr>
            <w:tcW w:w="6248" w:type="dxa"/>
          </w:tcPr>
          <w:p w:rsidR="00F60B89"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El </w:t>
            </w:r>
            <w:proofErr w:type="spellStart"/>
            <w:r w:rsidRPr="00F95B52">
              <w:rPr>
                <w:rFonts w:ascii="Times New Roman" w:eastAsia="Calibri" w:hAnsi="Times New Roman" w:cs="Arial"/>
                <w:sz w:val="24"/>
                <w:szCs w:val="24"/>
                <w:lang w:val="es-ES"/>
              </w:rPr>
              <w:t>ApiREST</w:t>
            </w:r>
            <w:proofErr w:type="spellEnd"/>
            <w:r w:rsidRPr="00F95B52">
              <w:rPr>
                <w:rFonts w:ascii="Times New Roman" w:eastAsia="Calibri" w:hAnsi="Times New Roman" w:cs="Arial"/>
                <w:sz w:val="24"/>
                <w:szCs w:val="24"/>
                <w:lang w:val="es-ES"/>
              </w:rPr>
              <w:t xml:space="preserve"> no permite la creación de otros perfiles de usuario.</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-006</w:t>
            </w:r>
          </w:p>
        </w:tc>
        <w:tc>
          <w:tcPr>
            <w:tcW w:w="6248" w:type="dxa"/>
          </w:tcPr>
          <w:p w:rsidR="00F60B89"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El sistema permite el cambio de contraseña a los diferentes usuarios creados.</w:t>
            </w:r>
          </w:p>
        </w:tc>
      </w:tr>
    </w:tbl>
    <w:p w:rsidR="00F60B89" w:rsidRPr="00F60B89" w:rsidRDefault="00F60B89"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Default="00283EB8" w:rsidP="003D6A18">
            <w:pPr>
              <w:rPr>
                <w:b w:val="0"/>
                <w:sz w:val="28"/>
              </w:rPr>
            </w:pPr>
            <w:r>
              <w:rPr>
                <w:b w:val="0"/>
                <w:sz w:val="28"/>
              </w:rPr>
              <w:t>Cod.</w:t>
            </w:r>
          </w:p>
        </w:tc>
        <w:tc>
          <w:tcPr>
            <w:tcW w:w="6248" w:type="dxa"/>
          </w:tcPr>
          <w:p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w:t>
            </w:r>
            <w:r w:rsidR="00B2565E" w:rsidRPr="00F95B52">
              <w:rPr>
                <w:rFonts w:ascii="Times New Roman" w:eastAsia="Calibri" w:hAnsi="Times New Roman" w:cs="Arial"/>
                <w:b w:val="0"/>
                <w:sz w:val="24"/>
                <w:szCs w:val="24"/>
                <w:lang w:val="es-ES"/>
              </w:rPr>
              <w:t>7</w:t>
            </w:r>
          </w:p>
        </w:tc>
        <w:tc>
          <w:tcPr>
            <w:tcW w:w="6248" w:type="dxa"/>
          </w:tcPr>
          <w:p w:rsidR="00283EB8"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Cooperativa de Buses</w:t>
            </w:r>
            <w:r w:rsidR="00B2565E" w:rsidRPr="00F95B52">
              <w:rPr>
                <w:rFonts w:ascii="Times New Roman" w:eastAsia="Calibri" w:hAnsi="Times New Roman" w:cs="Arial"/>
                <w:bCs/>
                <w:sz w:val="24"/>
                <w:szCs w:val="24"/>
                <w:lang w:val="es-ES"/>
              </w:rPr>
              <w:t xml:space="preserve"> de Transporte Público Urbano</w:t>
            </w:r>
            <w:r w:rsidRPr="00F95B52">
              <w:rPr>
                <w:rFonts w:ascii="Times New Roman" w:eastAsia="Calibri" w:hAnsi="Times New Roman" w:cs="Arial"/>
                <w:bCs/>
                <w:sz w:val="24"/>
                <w:szCs w:val="24"/>
                <w:lang w:val="es-ES"/>
              </w:rPr>
              <w:t>.</w:t>
            </w:r>
          </w:p>
        </w:tc>
      </w:tr>
      <w:tr w:rsidR="00B2565E"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RF-008</w:t>
            </w:r>
          </w:p>
        </w:tc>
        <w:tc>
          <w:tcPr>
            <w:tcW w:w="6248" w:type="dxa"/>
          </w:tcPr>
          <w:p w:rsidR="00B2565E" w:rsidRPr="00F95B52" w:rsidRDefault="00B2565E"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Buses de Transporte Público.</w:t>
            </w:r>
          </w:p>
        </w:tc>
      </w:tr>
      <w:tr w:rsidR="00B2565E"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RF-009</w:t>
            </w:r>
          </w:p>
        </w:tc>
        <w:tc>
          <w:tcPr>
            <w:tcW w:w="6248" w:type="dxa"/>
          </w:tcPr>
          <w:p w:rsidR="00B2565E" w:rsidRPr="00F95B52" w:rsidRDefault="00B2565E"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Reporte de usuarios ya sean anomalías en el transporte público, felicitaciones, otros.</w:t>
            </w:r>
          </w:p>
        </w:tc>
      </w:tr>
      <w:tr w:rsidR="00283EB8"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w:t>
            </w:r>
            <w:r w:rsidR="0052164D" w:rsidRPr="00F95B52">
              <w:rPr>
                <w:rFonts w:ascii="Times New Roman" w:eastAsia="Calibri" w:hAnsi="Times New Roman" w:cs="Arial"/>
                <w:b w:val="0"/>
                <w:sz w:val="24"/>
                <w:szCs w:val="24"/>
                <w:lang w:val="es-ES"/>
              </w:rPr>
              <w:t>10</w:t>
            </w:r>
          </w:p>
        </w:tc>
        <w:tc>
          <w:tcPr>
            <w:tcW w:w="6248" w:type="dxa"/>
          </w:tcPr>
          <w:p w:rsidR="00283EB8"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w:t>
            </w:r>
            <w:r w:rsidR="00B2565E" w:rsidRPr="00F95B52">
              <w:rPr>
                <w:rFonts w:ascii="Times New Roman" w:eastAsia="Calibri" w:hAnsi="Times New Roman" w:cs="Arial"/>
                <w:bCs/>
                <w:sz w:val="24"/>
                <w:szCs w:val="24"/>
                <w:lang w:val="es-ES"/>
              </w:rPr>
              <w:t>l número de pasajeros, velocidad, estado de la puerta y línea de transporte</w:t>
            </w:r>
            <w:r w:rsidRPr="00F95B52">
              <w:rPr>
                <w:rFonts w:ascii="Times New Roman" w:eastAsia="Calibri" w:hAnsi="Times New Roman" w:cs="Arial"/>
                <w:bCs/>
                <w:sz w:val="24"/>
                <w:szCs w:val="24"/>
                <w:lang w:val="es-ES"/>
              </w:rPr>
              <w:t>.</w:t>
            </w:r>
          </w:p>
        </w:tc>
      </w:tr>
    </w:tbl>
    <w:p w:rsidR="00283EB8" w:rsidRPr="00F60B89" w:rsidRDefault="00283EB8"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Default="0052164D" w:rsidP="003D6A18">
            <w:pPr>
              <w:rPr>
                <w:b w:val="0"/>
                <w:sz w:val="28"/>
              </w:rPr>
            </w:pPr>
            <w:r>
              <w:rPr>
                <w:b w:val="0"/>
                <w:sz w:val="28"/>
              </w:rPr>
              <w:t>Cod.</w:t>
            </w:r>
          </w:p>
        </w:tc>
        <w:tc>
          <w:tcPr>
            <w:tcW w:w="6248" w:type="dxa"/>
          </w:tcPr>
          <w:p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RF-011</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Información Geográfica que permita determinar la ruta de la unidad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RF-012</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para el seguimiento de los recorridos de las unidades de transporte.</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RF-013</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geográfica que permitirá determinar la posición de las unidades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RF-014</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Receptar la información y seguimiento de los recorridos de las unidades de transporte provenientes del dispositivo.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RF-015</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 la densidad de unidades de transporte por zona.</w:t>
            </w:r>
          </w:p>
        </w:tc>
      </w:tr>
    </w:tbl>
    <w:p w:rsidR="0052164D" w:rsidRPr="00F60B89" w:rsidRDefault="0052164D" w:rsidP="00F60B89">
      <w:pPr>
        <w:spacing w:after="0" w:line="360" w:lineRule="auto"/>
        <w:jc w:val="both"/>
        <w:rPr>
          <w:rFonts w:ascii="Times New Roman" w:eastAsia="Calibri" w:hAnsi="Times New Roman" w:cs="Arial"/>
          <w:b/>
          <w:bCs/>
          <w:sz w:val="24"/>
          <w:szCs w:val="24"/>
          <w:lang w:val="es-ES"/>
        </w:rPr>
      </w:pPr>
    </w:p>
    <w:p w:rsidR="00F60B89" w:rsidRP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48" w:type="dxa"/>
          </w:tcPr>
          <w:p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lastRenderedPageBreak/>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16</w:t>
            </w:r>
          </w:p>
        </w:tc>
        <w:tc>
          <w:tcPr>
            <w:tcW w:w="6248" w:type="dxa"/>
          </w:tcPr>
          <w:p w:rsidR="007317A2"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Se lleva a cabo un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después de las horas laborales para el cálculo de tiempo que tarda los buses basado en el historial</w:t>
            </w:r>
            <w:r w:rsidR="007317A2" w:rsidRPr="00F95B52">
              <w:rPr>
                <w:rFonts w:ascii="Times New Roman" w:eastAsia="Calibri" w:hAnsi="Times New Roman" w:cs="Arial"/>
                <w:bCs/>
                <w:sz w:val="24"/>
                <w:szCs w:val="24"/>
                <w:lang w:val="es-ES"/>
              </w:rPr>
              <w:t>.</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w:t>
            </w:r>
            <w:r w:rsidR="00D66238" w:rsidRPr="00F95B52">
              <w:rPr>
                <w:rFonts w:ascii="Times New Roman" w:eastAsia="Calibri" w:hAnsi="Times New Roman" w:cs="Arial"/>
                <w:b w:val="0"/>
                <w:sz w:val="24"/>
                <w:szCs w:val="24"/>
                <w:lang w:val="es-ES"/>
              </w:rPr>
              <w:t>7</w:t>
            </w:r>
          </w:p>
        </w:tc>
        <w:tc>
          <w:tcPr>
            <w:tcW w:w="6248" w:type="dxa"/>
          </w:tcPr>
          <w:p w:rsidR="007317A2"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permite calcular el tiempo de buses a una parada determinada.</w:t>
            </w:r>
          </w:p>
        </w:tc>
      </w:tr>
    </w:tbl>
    <w:p w:rsidR="00BF5BB2" w:rsidRDefault="00BF5BB2" w:rsidP="00BF5BB2">
      <w:pPr>
        <w:pStyle w:val="Estilo3"/>
        <w:numPr>
          <w:ilvl w:val="2"/>
          <w:numId w:val="17"/>
        </w:numPr>
        <w:spacing w:before="0"/>
      </w:pPr>
      <w:r>
        <w:t>Requerimientos no Funcionales</w:t>
      </w:r>
    </w:p>
    <w:tbl>
      <w:tblPr>
        <w:tblStyle w:val="Tablaconcuadrcula4-nfasis6"/>
        <w:tblW w:w="7508" w:type="dxa"/>
        <w:jc w:val="center"/>
        <w:tblLook w:val="04A0" w:firstRow="1" w:lastRow="0" w:firstColumn="1" w:lastColumn="0" w:noHBand="0" w:noVBand="1"/>
      </w:tblPr>
      <w:tblGrid>
        <w:gridCol w:w="1271"/>
        <w:gridCol w:w="6237"/>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37" w:type="dxa"/>
          </w:tcPr>
          <w:p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01</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tardar máximo 5 segundos en responder al manejo de información (Adición, Modificación, Eliminación, Consulta, Autenticación y emisiones de aviso).</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w:t>
            </w:r>
            <w:r w:rsidRPr="00F95B52">
              <w:rPr>
                <w:rFonts w:ascii="Times New Roman" w:eastAsia="Calibri" w:hAnsi="Times New Roman" w:cs="Arial"/>
                <w:b w:val="0"/>
                <w:sz w:val="24"/>
                <w:szCs w:val="24"/>
                <w:lang w:val="es-ES"/>
              </w:rPr>
              <w:t>2</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poder conectarse a la base de datos Documental para el manejo de información.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03</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optar de seguridad integrando por Spring Security.</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04</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requiere una disponibilidad permanente durante el horario laboral.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RNF-005</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tiene encriptación de las contraseñas de los usuarios.</w:t>
            </w:r>
          </w:p>
        </w:tc>
      </w:tr>
      <w:tr w:rsidR="00712D71"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RNF-006</w:t>
            </w:r>
          </w:p>
        </w:tc>
        <w:tc>
          <w:tcPr>
            <w:tcW w:w="6237" w:type="dxa"/>
          </w:tcPr>
          <w:p w:rsidR="00712D71" w:rsidRPr="00F95B52" w:rsidRDefault="00712D71"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validara los datos antes de ser guardados dentro de la base de datos documental.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RNF-007</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ApiREST</w:t>
            </w:r>
            <w:proofErr w:type="spellEnd"/>
            <w:r w:rsidRPr="00F95B52">
              <w:rPr>
                <w:rFonts w:ascii="Times New Roman" w:eastAsia="Calibri" w:hAnsi="Times New Roman" w:cs="Arial"/>
                <w:bCs/>
                <w:sz w:val="24"/>
                <w:szCs w:val="24"/>
                <w:lang w:val="es-ES"/>
              </w:rPr>
              <w:t xml:space="preserve"> </w:t>
            </w:r>
            <w:proofErr w:type="spellStart"/>
            <w:r w:rsidRPr="00F95B52">
              <w:rPr>
                <w:rFonts w:ascii="Times New Roman" w:eastAsia="Calibri" w:hAnsi="Times New Roman" w:cs="Arial"/>
                <w:bCs/>
                <w:sz w:val="24"/>
                <w:szCs w:val="24"/>
                <w:lang w:val="es-ES"/>
              </w:rPr>
              <w:t>esta</w:t>
            </w:r>
            <w:proofErr w:type="spellEnd"/>
            <w:r w:rsidRPr="00F95B52">
              <w:rPr>
                <w:rFonts w:ascii="Times New Roman" w:eastAsia="Calibri" w:hAnsi="Times New Roman" w:cs="Arial"/>
                <w:bCs/>
                <w:sz w:val="24"/>
                <w:szCs w:val="24"/>
                <w:lang w:val="es-ES"/>
              </w:rPr>
              <w:t xml:space="preserve"> desarrollado bajo la Arquitectura Modelo-Vista-Controlador.</w:t>
            </w:r>
          </w:p>
        </w:tc>
      </w:tr>
    </w:tbl>
    <w:p w:rsidR="007317A2" w:rsidRDefault="007317A2" w:rsidP="007317A2">
      <w:pPr>
        <w:pStyle w:val="Estilo3"/>
        <w:spacing w:before="0"/>
      </w:pPr>
    </w:p>
    <w:p w:rsidR="00BF5BB2" w:rsidRDefault="00BF5BB2" w:rsidP="00BF5BB2">
      <w:pPr>
        <w:pStyle w:val="Estilo3"/>
        <w:numPr>
          <w:ilvl w:val="1"/>
          <w:numId w:val="17"/>
        </w:numPr>
        <w:spacing w:before="0"/>
      </w:pPr>
      <w:r>
        <w:t>Diseño de la Propuesta</w:t>
      </w:r>
    </w:p>
    <w:p w:rsidR="00BF5BB2" w:rsidRDefault="00BF5BB2" w:rsidP="00BF5BB2">
      <w:pPr>
        <w:pStyle w:val="Estilo3"/>
        <w:numPr>
          <w:ilvl w:val="2"/>
          <w:numId w:val="17"/>
        </w:numPr>
        <w:spacing w:before="0"/>
      </w:pPr>
      <w:r>
        <w:t>Arquitectura del Sistema</w:t>
      </w:r>
    </w:p>
    <w:p w:rsidR="00712D71" w:rsidRDefault="00F95B52" w:rsidP="00F95B52">
      <w:pPr>
        <w:spacing w:after="0" w:line="360" w:lineRule="auto"/>
        <w:jc w:val="both"/>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servicios web desarrollados siguen una arquitectura Cliente – Servidor. Cliente – Servidor por la razón </w:t>
      </w:r>
      <w:r w:rsidR="00AC448F">
        <w:rPr>
          <w:rFonts w:ascii="Times New Roman" w:eastAsia="Calibri" w:hAnsi="Times New Roman" w:cs="Arial"/>
          <w:sz w:val="24"/>
          <w:szCs w:val="24"/>
          <w:lang w:val="es-ES"/>
        </w:rPr>
        <w:t xml:space="preserve">de </w:t>
      </w:r>
      <w:r w:rsidRPr="00F95B52">
        <w:rPr>
          <w:rFonts w:ascii="Times New Roman" w:eastAsia="Calibri" w:hAnsi="Times New Roman" w:cs="Arial"/>
          <w:sz w:val="24"/>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ascii="Times New Roman" w:eastAsia="Calibri" w:hAnsi="Times New Roman" w:cs="Arial"/>
          <w:sz w:val="24"/>
          <w:szCs w:val="24"/>
          <w:lang w:val="es-ES"/>
        </w:rPr>
        <w:t>e</w:t>
      </w:r>
      <w:r w:rsidRPr="00F95B52">
        <w:rPr>
          <w:rFonts w:ascii="Times New Roman" w:eastAsia="Calibri" w:hAnsi="Times New Roman" w:cs="Arial"/>
          <w:sz w:val="24"/>
          <w:szCs w:val="24"/>
          <w:lang w:val="es-ES"/>
        </w:rPr>
        <w:t>nte.</w:t>
      </w:r>
      <w:sdt>
        <w:sdtPr>
          <w:rPr>
            <w:rFonts w:ascii="Times New Roman" w:eastAsia="Calibri" w:hAnsi="Times New Roman" w:cs="Arial"/>
            <w:sz w:val="24"/>
            <w:szCs w:val="24"/>
            <w:lang w:val="es-ES"/>
          </w:rPr>
          <w:id w:val="-14465911"/>
          <w:citation/>
        </w:sdtPr>
        <w:sdtContent>
          <w:r w:rsidR="00AC448F">
            <w:rPr>
              <w:rFonts w:ascii="Times New Roman" w:eastAsia="Calibri" w:hAnsi="Times New Roman" w:cs="Arial"/>
              <w:sz w:val="24"/>
              <w:szCs w:val="24"/>
              <w:lang w:val="es-ES"/>
            </w:rPr>
            <w:fldChar w:fldCharType="begin"/>
          </w:r>
          <w:r w:rsidR="00AC448F">
            <w:rPr>
              <w:rFonts w:ascii="Times New Roman" w:eastAsia="Calibri" w:hAnsi="Times New Roman" w:cs="Arial"/>
              <w:sz w:val="24"/>
              <w:szCs w:val="24"/>
              <w:lang w:val="es-419"/>
            </w:rPr>
            <w:instrText xml:space="preserve"> CITATION Pér15 \l 22538 </w:instrText>
          </w:r>
          <w:r w:rsidR="00AC448F">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[38]</w:t>
          </w:r>
          <w:r w:rsidR="00AC448F">
            <w:rPr>
              <w:rFonts w:ascii="Times New Roman" w:eastAsia="Calibri" w:hAnsi="Times New Roman" w:cs="Arial"/>
              <w:sz w:val="24"/>
              <w:szCs w:val="24"/>
              <w:lang w:val="es-ES"/>
            </w:rPr>
            <w:fldChar w:fldCharType="end"/>
          </w:r>
        </w:sdtContent>
      </w:sdt>
    </w:p>
    <w:p w:rsidR="008A0B57" w:rsidRDefault="00E74EA4" w:rsidP="00F95B52">
      <w:pPr>
        <w:spacing w:after="0" w:line="360" w:lineRule="auto"/>
        <w:jc w:val="both"/>
        <w:rPr>
          <w:rFonts w:ascii="Times New Roman" w:eastAsia="Calibri" w:hAnsi="Times New Roman" w:cs="Arial"/>
          <w:b/>
          <w:bCs/>
          <w:sz w:val="24"/>
          <w:szCs w:val="24"/>
          <w:lang w:val="es-ES"/>
        </w:rPr>
      </w:pPr>
      <w:r w:rsidRPr="00E74EA4">
        <w:rPr>
          <w:rFonts w:ascii="Times New Roman" w:eastAsia="Calibri" w:hAnsi="Times New Roman" w:cs="Arial"/>
          <w:b/>
          <w:bCs/>
          <w:sz w:val="24"/>
          <w:szCs w:val="24"/>
          <w:lang w:val="es-ES"/>
        </w:rPr>
        <w:t>Cliente</w:t>
      </w:r>
    </w:p>
    <w:p w:rsidR="00E74EA4" w:rsidRPr="00E74EA4" w:rsidRDefault="00E74EA4" w:rsidP="00F95B52">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Api REST tiene como clientes dentro del Sistema de Mapeo y Visualización de rutas a la Aplicación Móvil, </w:t>
      </w:r>
      <w:r w:rsidR="007A5878">
        <w:rPr>
          <w:rFonts w:ascii="Times New Roman" w:eastAsia="Calibri" w:hAnsi="Times New Roman" w:cs="Arial"/>
          <w:sz w:val="24"/>
          <w:szCs w:val="24"/>
          <w:lang w:val="es-ES"/>
        </w:rPr>
        <w:t>la Aplicación Web y el dispositivo bus, quienes serán los únicos que tendrán los permisos necesarios de acceder a sus servicios.</w:t>
      </w:r>
    </w:p>
    <w:p w:rsidR="00E74EA4" w:rsidRDefault="00E74EA4" w:rsidP="00F95B52">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Servidor</w:t>
      </w:r>
    </w:p>
    <w:p w:rsidR="0068072D" w:rsidRDefault="007B52C0" w:rsidP="00F95B52">
      <w:pPr>
        <w:spacing w:after="0" w:line="360" w:lineRule="auto"/>
        <w:jc w:val="both"/>
        <w:rPr>
          <w:rFonts w:ascii="Times New Roman" w:eastAsia="Calibri" w:hAnsi="Times New Roman" w:cs="Arial"/>
          <w:sz w:val="24"/>
          <w:szCs w:val="24"/>
          <w:lang w:val="es-ES"/>
        </w:rPr>
      </w:pPr>
      <w:r w:rsidRPr="00CD7C4C">
        <w:rPr>
          <w:rFonts w:ascii="Times New Roman" w:eastAsia="Calibri" w:hAnsi="Times New Roman" w:cs="Arial"/>
          <w:sz w:val="24"/>
          <w:szCs w:val="24"/>
          <w:lang w:val="es-ES"/>
        </w:rPr>
        <w:lastRenderedPageBreak/>
        <w:t xml:space="preserve">Dentro del Servidor podemos describir diferentes componentes de las cuales se </w:t>
      </w:r>
      <w:r w:rsidR="00F424C1" w:rsidRPr="00CD7C4C">
        <w:rPr>
          <w:rFonts w:ascii="Times New Roman" w:eastAsia="Calibri" w:hAnsi="Times New Roman" w:cs="Arial"/>
          <w:sz w:val="24"/>
          <w:szCs w:val="24"/>
          <w:lang w:val="es-ES"/>
        </w:rPr>
        <w:t>dispone</w:t>
      </w:r>
      <w:r w:rsidRPr="00CD7C4C">
        <w:rPr>
          <w:rFonts w:ascii="Times New Roman" w:eastAsia="Calibri" w:hAnsi="Times New Roman" w:cs="Arial"/>
          <w:sz w:val="24"/>
          <w:szCs w:val="24"/>
          <w:lang w:val="es-ES"/>
        </w:rPr>
        <w:t xml:space="preserve"> la Api REST</w:t>
      </w:r>
      <w:r w:rsidR="003F2A6F">
        <w:rPr>
          <w:rFonts w:ascii="Times New Roman" w:eastAsia="Calibri" w:hAnsi="Times New Roman" w:cs="Arial"/>
          <w:sz w:val="24"/>
          <w:szCs w:val="24"/>
          <w:lang w:val="es-ES"/>
        </w:rPr>
        <w:t xml:space="preserve"> Spring</w:t>
      </w:r>
      <w:r w:rsidR="007465B5">
        <w:rPr>
          <w:rFonts w:ascii="Times New Roman" w:eastAsia="Calibri" w:hAnsi="Times New Roman" w:cs="Arial"/>
          <w:sz w:val="24"/>
          <w:szCs w:val="24"/>
          <w:lang w:val="es-ES"/>
        </w:rPr>
        <w:t xml:space="preserve">, </w:t>
      </w:r>
      <w:r w:rsidR="008E1783">
        <w:rPr>
          <w:rFonts w:ascii="Times New Roman" w:eastAsia="Calibri" w:hAnsi="Times New Roman" w:cs="Arial"/>
          <w:sz w:val="24"/>
          <w:szCs w:val="24"/>
          <w:lang w:val="es-ES"/>
        </w:rPr>
        <w:t xml:space="preserve">en la </w:t>
      </w:r>
      <w:hyperlink w:anchor="Figura3" w:history="1">
        <w:r w:rsidR="008E1783" w:rsidRPr="00187CB4">
          <w:rPr>
            <w:rStyle w:val="Hipervnculo"/>
            <w:rFonts w:ascii="Times New Roman" w:eastAsia="Calibri" w:hAnsi="Times New Roman" w:cs="Arial"/>
            <w:sz w:val="24"/>
            <w:szCs w:val="24"/>
            <w:lang w:val="es-ES"/>
          </w:rPr>
          <w:t>(figura 3)</w:t>
        </w:r>
      </w:hyperlink>
      <w:r w:rsidR="008E1783">
        <w:rPr>
          <w:rFonts w:ascii="Times New Roman" w:eastAsia="Calibri" w:hAnsi="Times New Roman" w:cs="Arial"/>
          <w:sz w:val="24"/>
          <w:szCs w:val="24"/>
          <w:lang w:val="es-ES"/>
        </w:rPr>
        <w:t xml:space="preserve"> se detalla de manera gráfica cada componente dentro de esta arquitectura, además se de</w:t>
      </w:r>
      <w:r w:rsidR="007465B5">
        <w:rPr>
          <w:rFonts w:ascii="Times New Roman" w:eastAsia="Calibri" w:hAnsi="Times New Roman" w:cs="Arial"/>
          <w:sz w:val="24"/>
          <w:szCs w:val="24"/>
          <w:lang w:val="es-ES"/>
        </w:rPr>
        <w:t>scriben a continuación</w:t>
      </w:r>
      <w:r w:rsidRPr="00CD7C4C">
        <w:rPr>
          <w:rFonts w:ascii="Times New Roman" w:eastAsia="Calibri" w:hAnsi="Times New Roman" w:cs="Arial"/>
          <w:sz w:val="24"/>
          <w:szCs w:val="24"/>
          <w:lang w:val="es-ES"/>
        </w:rPr>
        <w:t>:</w:t>
      </w:r>
    </w:p>
    <w:p w:rsidR="00F321D0" w:rsidRPr="00F321D0" w:rsidRDefault="00F321D0">
      <w:pPr>
        <w:spacing w:after="0" w:line="360" w:lineRule="auto"/>
        <w:jc w:val="both"/>
        <w:rPr>
          <w:ins w:id="1031" w:author="DAVIDS  GONZALEZ" w:date="2019-01-15T12:22:00Z"/>
          <w:rFonts w:ascii="Times New Roman" w:eastAsia="Calibri" w:hAnsi="Times New Roman" w:cs="Arial"/>
          <w:sz w:val="24"/>
          <w:szCs w:val="24"/>
          <w:lang w:val="es-ES"/>
        </w:rPr>
        <w:pPrChange w:id="1032" w:author="DAVIDS  GONZALEZ" w:date="2019-01-15T12:20:00Z">
          <w:pPr>
            <w:jc w:val="both"/>
          </w:pPr>
        </w:pPrChange>
      </w:pPr>
      <w:ins w:id="1033" w:author="DAVIDS  GONZALEZ" w:date="2019-01-15T12:20:00Z">
        <w:r w:rsidRPr="00F321D0">
          <w:rPr>
            <w:rFonts w:ascii="Times New Roman" w:eastAsia="Calibri" w:hAnsi="Times New Roman" w:cs="Arial"/>
            <w:b/>
            <w:bCs/>
            <w:sz w:val="24"/>
            <w:szCs w:val="24"/>
            <w:lang w:val="es-ES"/>
          </w:rPr>
          <w:t>Controladores:</w:t>
        </w:r>
        <w:r w:rsidRPr="00F321D0">
          <w:rPr>
            <w:rFonts w:ascii="Times New Roman" w:eastAsia="Calibri" w:hAnsi="Times New Roman" w:cs="Arial"/>
            <w:sz w:val="24"/>
            <w:szCs w:val="24"/>
            <w:lang w:val="es-ES"/>
          </w:rPr>
          <w:t xml:space="preserve"> </w:t>
        </w:r>
      </w:ins>
      <w:ins w:id="1034" w:author="DAVIDS  GONZALEZ" w:date="2019-01-15T12:21:00Z">
        <w:r w:rsidRPr="00F321D0">
          <w:rPr>
            <w:rFonts w:ascii="Times New Roman" w:eastAsia="Calibri" w:hAnsi="Times New Roman" w:cs="Arial"/>
            <w:sz w:val="24"/>
            <w:szCs w:val="24"/>
            <w:lang w:val="es-ES"/>
          </w:rPr>
          <w:t>Contiene los ma</w:t>
        </w:r>
      </w:ins>
      <w:ins w:id="1035" w:author="DAVIDS  GONZALEZ" w:date="2019-01-15T12:22:00Z">
        <w:r w:rsidRPr="00F321D0">
          <w:rPr>
            <w:rFonts w:ascii="Times New Roman" w:eastAsia="Calibri" w:hAnsi="Times New Roman" w:cs="Arial"/>
            <w:sz w:val="24"/>
            <w:szCs w:val="24"/>
            <w:lang w:val="es-ES"/>
          </w:rPr>
          <w:t xml:space="preserve">peos de las solicitudes y permite el enlace </w:t>
        </w:r>
      </w:ins>
      <w:r>
        <w:rPr>
          <w:rFonts w:ascii="Times New Roman" w:eastAsia="Calibri" w:hAnsi="Times New Roman" w:cs="Arial"/>
          <w:sz w:val="24"/>
          <w:szCs w:val="24"/>
          <w:lang w:val="es-ES"/>
        </w:rPr>
        <w:t xml:space="preserve">entre el cliente y </w:t>
      </w:r>
      <w:ins w:id="1036" w:author="DAVIDS  GONZALEZ" w:date="2019-01-15T12:22:00Z">
        <w:r w:rsidRPr="00F321D0">
          <w:rPr>
            <w:rFonts w:ascii="Times New Roman" w:eastAsia="Calibri" w:hAnsi="Times New Roman" w:cs="Arial"/>
            <w:sz w:val="24"/>
            <w:szCs w:val="24"/>
            <w:lang w:val="es-ES"/>
          </w:rPr>
          <w:t>los servicios</w:t>
        </w:r>
      </w:ins>
      <w:r w:rsidR="007465B5">
        <w:rPr>
          <w:rFonts w:ascii="Times New Roman" w:eastAsia="Calibri" w:hAnsi="Times New Roman" w:cs="Arial"/>
          <w:sz w:val="24"/>
          <w:szCs w:val="24"/>
          <w:lang w:val="es-ES"/>
        </w:rPr>
        <w:t xml:space="preserve"> haciendo uso de niveles de accesos brindados por Spring Security</w:t>
      </w:r>
      <w:ins w:id="1037"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38" w:author="DAVIDS  GONZALEZ" w:date="2019-01-15T12:22:00Z"/>
          <w:rFonts w:ascii="Times New Roman" w:eastAsia="Calibri" w:hAnsi="Times New Roman" w:cs="Arial"/>
          <w:sz w:val="24"/>
          <w:szCs w:val="24"/>
          <w:lang w:val="es-ES"/>
        </w:rPr>
        <w:pPrChange w:id="1039" w:author="DAVIDS  GONZALEZ" w:date="2019-01-15T12:20:00Z">
          <w:pPr>
            <w:jc w:val="both"/>
          </w:pPr>
        </w:pPrChange>
      </w:pPr>
      <w:ins w:id="1040" w:author="DAVIDS  GONZALEZ" w:date="2019-01-15T12:22:00Z">
        <w:r w:rsidRPr="00F321D0">
          <w:rPr>
            <w:rFonts w:ascii="Times New Roman" w:eastAsia="Calibri" w:hAnsi="Times New Roman" w:cs="Arial"/>
            <w:b/>
            <w:bCs/>
            <w:sz w:val="24"/>
            <w:szCs w:val="24"/>
            <w:lang w:val="es-ES"/>
          </w:rPr>
          <w:t>Servicios:</w:t>
        </w:r>
      </w:ins>
      <w:r w:rsidR="007465B5">
        <w:rPr>
          <w:rFonts w:ascii="Times New Roman" w:eastAsia="Calibri" w:hAnsi="Times New Roman" w:cs="Arial"/>
          <w:sz w:val="24"/>
          <w:szCs w:val="24"/>
          <w:lang w:val="es-ES"/>
        </w:rPr>
        <w:t xml:space="preserve"> </w:t>
      </w:r>
      <w:ins w:id="1041" w:author="DAVIDS  GONZALEZ" w:date="2019-01-15T12:22:00Z">
        <w:r w:rsidRPr="00F321D0">
          <w:rPr>
            <w:rFonts w:ascii="Times New Roman" w:eastAsia="Calibri" w:hAnsi="Times New Roman" w:cs="Arial"/>
            <w:sz w:val="24"/>
            <w:szCs w:val="24"/>
            <w:lang w:val="es-ES"/>
          </w:rPr>
          <w:t xml:space="preserve">Realiza el proceso </w:t>
        </w:r>
      </w:ins>
      <w:ins w:id="1042" w:author="DAVIDS  GONZALEZ" w:date="2019-01-15T12:24:00Z">
        <w:r w:rsidRPr="00F321D0">
          <w:rPr>
            <w:rFonts w:ascii="Times New Roman" w:eastAsia="Calibri" w:hAnsi="Times New Roman" w:cs="Arial"/>
            <w:sz w:val="24"/>
            <w:szCs w:val="24"/>
            <w:lang w:val="es-ES"/>
          </w:rPr>
          <w:t>de acuerdo con</w:t>
        </w:r>
      </w:ins>
      <w:ins w:id="1043" w:author="DAVIDS  GONZALEZ" w:date="2019-01-15T12:22:00Z">
        <w:r w:rsidRPr="00F321D0">
          <w:rPr>
            <w:rFonts w:ascii="Times New Roman" w:eastAsia="Calibri" w:hAnsi="Times New Roman" w:cs="Arial"/>
            <w:sz w:val="24"/>
            <w:szCs w:val="24"/>
            <w:lang w:val="es-ES"/>
          </w:rPr>
          <w:t xml:space="preserve"> la solicitud requerida</w:t>
        </w:r>
      </w:ins>
      <w:r w:rsidR="007465B5">
        <w:rPr>
          <w:rFonts w:ascii="Times New Roman" w:eastAsia="Calibri" w:hAnsi="Times New Roman" w:cs="Arial"/>
          <w:sz w:val="24"/>
          <w:szCs w:val="24"/>
          <w:lang w:val="es-ES"/>
        </w:rPr>
        <w:t xml:space="preserve"> dando acceso a la base datos realizando la debida persistencia de los mismo</w:t>
      </w:r>
      <w:ins w:id="1044"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45" w:author="DAVIDS  GONZALEZ" w:date="2019-01-15T12:23:00Z"/>
          <w:rFonts w:ascii="Times New Roman" w:eastAsia="Calibri" w:hAnsi="Times New Roman" w:cs="Arial"/>
          <w:sz w:val="24"/>
          <w:szCs w:val="24"/>
          <w:lang w:val="es-ES"/>
        </w:rPr>
        <w:pPrChange w:id="1046" w:author="DAVIDS  GONZALEZ" w:date="2019-01-15T12:20:00Z">
          <w:pPr>
            <w:jc w:val="both"/>
          </w:pPr>
        </w:pPrChange>
      </w:pPr>
      <w:ins w:id="1047" w:author="DAVIDS  GONZALEZ" w:date="2019-01-15T12:23:00Z">
        <w:r w:rsidRPr="00F321D0">
          <w:rPr>
            <w:rFonts w:ascii="Times New Roman" w:eastAsia="Calibri" w:hAnsi="Times New Roman" w:cs="Arial"/>
            <w:b/>
            <w:bCs/>
            <w:sz w:val="24"/>
            <w:szCs w:val="24"/>
            <w:lang w:val="es-ES"/>
          </w:rPr>
          <w:t>Repositorios:</w:t>
        </w:r>
        <w:r w:rsidRPr="00F321D0">
          <w:rPr>
            <w:rFonts w:ascii="Times New Roman" w:eastAsia="Calibri" w:hAnsi="Times New Roman" w:cs="Arial"/>
            <w:sz w:val="24"/>
            <w:szCs w:val="24"/>
            <w:lang w:val="es-ES"/>
          </w:rPr>
          <w:t xml:space="preserve"> </w:t>
        </w:r>
      </w:ins>
      <w:r w:rsidR="007465B5">
        <w:rPr>
          <w:rFonts w:ascii="Times New Roman" w:eastAsia="Calibri" w:hAnsi="Times New Roman" w:cs="Arial"/>
          <w:sz w:val="24"/>
          <w:szCs w:val="24"/>
          <w:lang w:val="es-ES"/>
        </w:rPr>
        <w:t>Es la manera adecuada de llevar la persistencia de Datos ya que Spring brinda herramientas que facilitan su manejo</w:t>
      </w:r>
      <w:ins w:id="1048" w:author="DAVIDS  GONZALEZ" w:date="2019-01-15T12:23:00Z">
        <w:r w:rsidRPr="00F321D0">
          <w:rPr>
            <w:rFonts w:ascii="Times New Roman" w:eastAsia="Calibri" w:hAnsi="Times New Roman" w:cs="Arial"/>
            <w:sz w:val="24"/>
            <w:szCs w:val="24"/>
            <w:lang w:val="es-ES"/>
          </w:rPr>
          <w:t>.</w:t>
        </w:r>
      </w:ins>
    </w:p>
    <w:p w:rsidR="0068072D" w:rsidRPr="008E1783" w:rsidRDefault="00F321D0" w:rsidP="00F95B52">
      <w:pPr>
        <w:spacing w:after="0" w:line="360" w:lineRule="auto"/>
        <w:jc w:val="both"/>
        <w:rPr>
          <w:rFonts w:ascii="Times New Roman" w:eastAsia="Calibri" w:hAnsi="Times New Roman" w:cs="Arial"/>
          <w:sz w:val="24"/>
          <w:szCs w:val="24"/>
          <w:lang w:val="es-ES"/>
        </w:rPr>
      </w:pPr>
      <w:ins w:id="1049" w:author="DAVIDS  GONZALEZ" w:date="2019-01-15T12:23:00Z">
        <w:r w:rsidRPr="00F321D0">
          <w:rPr>
            <w:rFonts w:ascii="Times New Roman" w:eastAsia="Calibri" w:hAnsi="Times New Roman" w:cs="Arial"/>
            <w:b/>
            <w:bCs/>
            <w:sz w:val="24"/>
            <w:szCs w:val="24"/>
            <w:lang w:val="es-ES"/>
          </w:rPr>
          <w:t>Modelos:</w:t>
        </w:r>
      </w:ins>
      <w:ins w:id="1050" w:author="DAVIDS  GONZALEZ" w:date="2019-01-15T12:24:00Z">
        <w:r w:rsidRPr="00F321D0">
          <w:rPr>
            <w:rFonts w:ascii="Times New Roman" w:eastAsia="Calibri" w:hAnsi="Times New Roman" w:cs="Arial"/>
            <w:sz w:val="24"/>
            <w:szCs w:val="24"/>
            <w:lang w:val="es-ES"/>
          </w:rPr>
          <w:t xml:space="preserve"> Contiene</w:t>
        </w:r>
      </w:ins>
      <w:ins w:id="1051" w:author="DAVIDS  GONZALEZ" w:date="2019-01-15T12:25:00Z">
        <w:r w:rsidRPr="00F321D0">
          <w:rPr>
            <w:rFonts w:ascii="Times New Roman" w:eastAsia="Calibri" w:hAnsi="Times New Roman" w:cs="Arial"/>
            <w:sz w:val="24"/>
            <w:szCs w:val="24"/>
            <w:lang w:val="es-ES"/>
          </w:rPr>
          <w:t xml:space="preserve"> los</w:t>
        </w:r>
      </w:ins>
      <w:ins w:id="1052" w:author="DAVIDS  GONZALEZ" w:date="2019-01-15T12:23:00Z">
        <w:r w:rsidRPr="00F321D0">
          <w:rPr>
            <w:rFonts w:ascii="Times New Roman" w:eastAsia="Calibri" w:hAnsi="Times New Roman" w:cs="Arial"/>
            <w:sz w:val="24"/>
            <w:szCs w:val="24"/>
            <w:lang w:val="es-ES"/>
          </w:rPr>
          <w:t xml:space="preserve"> elementos </w:t>
        </w:r>
        <w:proofErr w:type="spellStart"/>
        <w:r w:rsidRPr="00F321D0">
          <w:rPr>
            <w:rFonts w:ascii="Times New Roman" w:eastAsia="Calibri" w:hAnsi="Times New Roman" w:cs="Arial"/>
            <w:sz w:val="24"/>
            <w:szCs w:val="24"/>
            <w:lang w:val="es-ES"/>
          </w:rPr>
          <w:t>Pojos</w:t>
        </w:r>
      </w:ins>
      <w:proofErr w:type="spellEnd"/>
      <w:ins w:id="1053" w:author="DAVIDS  GONZALEZ" w:date="2019-01-15T12:24:00Z">
        <w:r w:rsidRPr="00F321D0">
          <w:rPr>
            <w:rFonts w:ascii="Times New Roman" w:eastAsia="Calibri" w:hAnsi="Times New Roman" w:cs="Arial"/>
            <w:sz w:val="24"/>
            <w:szCs w:val="24"/>
            <w:lang w:val="es-ES"/>
          </w:rPr>
          <w:t>.</w:t>
        </w:r>
      </w:ins>
    </w:p>
    <w:p w:rsidR="00BF5BB2" w:rsidRDefault="00BF5BB2" w:rsidP="00BF5BB2">
      <w:pPr>
        <w:pStyle w:val="Estilo3"/>
        <w:numPr>
          <w:ilvl w:val="2"/>
          <w:numId w:val="17"/>
        </w:numPr>
        <w:spacing w:before="0"/>
      </w:pPr>
      <w:r>
        <w:t>Diagrama de Casos de Uso</w:t>
      </w:r>
    </w:p>
    <w:p w:rsidR="008E1783" w:rsidRDefault="003D6A18" w:rsidP="008E1783">
      <w:pPr>
        <w:spacing w:after="0" w:line="360" w:lineRule="auto"/>
        <w:jc w:val="both"/>
        <w:rPr>
          <w:noProof/>
        </w:rPr>
      </w:pPr>
      <w:r>
        <w:rPr>
          <w:noProof/>
        </w:rPr>
        <w:drawing>
          <wp:inline distT="0" distB="0" distL="0" distR="0" wp14:anchorId="70CF9337" wp14:editId="5B875A40">
            <wp:extent cx="5534025" cy="499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9" t="19571" r="19038" b="2322"/>
                    <a:stretch/>
                  </pic:blipFill>
                  <pic:spPr bwMode="auto">
                    <a:xfrm>
                      <a:off x="0" y="0"/>
                      <a:ext cx="5534666" cy="4991678"/>
                    </a:xfrm>
                    <a:prstGeom prst="rect">
                      <a:avLst/>
                    </a:prstGeom>
                    <a:ln>
                      <a:noFill/>
                    </a:ln>
                    <a:extLst>
                      <a:ext uri="{53640926-AAD7-44D8-BBD7-CCE9431645EC}">
                        <a14:shadowObscured xmlns:a14="http://schemas.microsoft.com/office/drawing/2010/main"/>
                      </a:ext>
                    </a:extLst>
                  </pic:spPr>
                </pic:pic>
              </a:graphicData>
            </a:graphic>
          </wp:inline>
        </w:drawing>
      </w:r>
    </w:p>
    <w:p w:rsidR="003D6A18" w:rsidRPr="003D6A18" w:rsidRDefault="003D6A18" w:rsidP="003D6A18">
      <w:pPr>
        <w:rPr>
          <w:rFonts w:ascii="Times New Roman" w:eastAsia="Calibri" w:hAnsi="Times New Roman" w:cs="Arial"/>
          <w:sz w:val="24"/>
          <w:szCs w:val="24"/>
          <w:lang w:val="es-ES"/>
        </w:rPr>
      </w:pPr>
    </w:p>
    <w:p w:rsidR="003D6A18" w:rsidRDefault="003D6A18" w:rsidP="003D6A18">
      <w:pPr>
        <w:rPr>
          <w:noProof/>
        </w:rPr>
      </w:pPr>
    </w:p>
    <w:p w:rsidR="003D6A18" w:rsidRDefault="003D6A18" w:rsidP="003D6A18">
      <w:pPr>
        <w:rPr>
          <w:rFonts w:ascii="Times New Roman" w:eastAsia="Calibri" w:hAnsi="Times New Roman" w:cs="Arial"/>
          <w:sz w:val="24"/>
          <w:szCs w:val="24"/>
          <w:lang w:val="es-ES"/>
        </w:rPr>
      </w:pPr>
    </w:p>
    <w:p w:rsidR="003B734B" w:rsidRDefault="003B734B"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SEGURIDAD DEL API REST</w:t>
      </w:r>
    </w:p>
    <w:tbl>
      <w:tblPr>
        <w:tblStyle w:val="Tablaconcuadrcula"/>
        <w:tblW w:w="0" w:type="auto"/>
        <w:tblLook w:val="04A0" w:firstRow="1" w:lastRow="0" w:firstColumn="1" w:lastColumn="0" w:noHBand="0" w:noVBand="1"/>
      </w:tblPr>
      <w:tblGrid>
        <w:gridCol w:w="1696"/>
        <w:gridCol w:w="6798"/>
      </w:tblGrid>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1C6F72" w:rsidP="0091070A">
            <w:r>
              <w:t>Seguridad de Api REST</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C6F72" w:rsidP="0091070A">
            <w:pPr>
              <w:jc w:val="both"/>
            </w:pPr>
            <w:r>
              <w:t xml:space="preserve">Todos los Métodos </w:t>
            </w:r>
            <w:proofErr w:type="spellStart"/>
            <w:r>
              <w:t>Request</w:t>
            </w:r>
            <w:proofErr w:type="spellEnd"/>
            <w:r>
              <w:t xml:space="preserve"> están obligados a autentificarse antes de realizar la solicitud</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r w:rsidR="001C6F72">
              <w:t>, Dispositivo Bus, Administrador</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3"/>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2732F2">
              <w:t xml:space="preserve">l </w:t>
            </w:r>
            <w:proofErr w:type="spellStart"/>
            <w:r w:rsidR="002732F2">
              <w:t>Request</w:t>
            </w:r>
            <w:proofErr w:type="spellEnd"/>
            <w:r>
              <w:t>.</w:t>
            </w:r>
          </w:p>
          <w:p w:rsidR="00CA120E" w:rsidRDefault="00C53A6E" w:rsidP="00CA120E">
            <w:pPr>
              <w:pStyle w:val="Prrafodelista"/>
              <w:keepNext/>
              <w:numPr>
                <w:ilvl w:val="1"/>
                <w:numId w:val="23"/>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rsidR="00C53A6E" w:rsidRDefault="00C53A6E" w:rsidP="00CA120E">
            <w:pPr>
              <w:pStyle w:val="Prrafodelista"/>
              <w:keepNext/>
              <w:numPr>
                <w:ilvl w:val="1"/>
                <w:numId w:val="23"/>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rsidR="002732F2" w:rsidRDefault="002732F2" w:rsidP="00CA120E">
            <w:pPr>
              <w:pStyle w:val="Prrafodelista"/>
              <w:keepNext/>
              <w:numPr>
                <w:ilvl w:val="1"/>
                <w:numId w:val="23"/>
              </w:numPr>
              <w:spacing w:after="200" w:line="276" w:lineRule="auto"/>
              <w:ind w:left="454" w:hanging="425"/>
            </w:pPr>
            <w:r>
              <w:t xml:space="preserve">Enviar </w:t>
            </w:r>
            <w:proofErr w:type="spellStart"/>
            <w:r>
              <w:t>Request</w:t>
            </w:r>
            <w:proofErr w:type="spellEnd"/>
            <w:r>
              <w:t>.</w:t>
            </w:r>
          </w:p>
          <w:p w:rsidR="002732F2" w:rsidRDefault="002732F2" w:rsidP="002732F2">
            <w:pPr>
              <w:pStyle w:val="Prrafodelista"/>
              <w:keepNext/>
              <w:numPr>
                <w:ilvl w:val="1"/>
                <w:numId w:val="23"/>
              </w:numPr>
              <w:spacing w:line="276" w:lineRule="auto"/>
              <w:ind w:left="454" w:hanging="425"/>
            </w:pPr>
            <w:r>
              <w:t>Retorna Respuesta Api REST</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2732F2" w:rsidP="0091070A">
            <w:r>
              <w:t>Tener Credenciales Validas</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2732F2" w:rsidP="0091070A">
            <w:r>
              <w:t xml:space="preserve">Retorna estado del </w:t>
            </w:r>
            <w:proofErr w:type="spellStart"/>
            <w:r>
              <w:t>Request</w:t>
            </w:r>
            <w:proofErr w:type="spellEnd"/>
            <w:r>
              <w:t>, además del Objeto en Formato JSON.</w:t>
            </w:r>
          </w:p>
        </w:tc>
      </w:tr>
    </w:tbl>
    <w:p w:rsidR="003B734B" w:rsidRDefault="003B734B" w:rsidP="00651422">
      <w:pPr>
        <w:spacing w:after="0" w:line="360" w:lineRule="auto"/>
        <w:rPr>
          <w:rFonts w:ascii="Times New Roman" w:eastAsia="Calibri" w:hAnsi="Times New Roman" w:cs="Times New Roman"/>
          <w:b/>
          <w:noProof/>
          <w:sz w:val="24"/>
          <w:szCs w:val="24"/>
          <w:lang w:val="es-ES" w:eastAsia="es-ES"/>
        </w:rPr>
      </w:pPr>
    </w:p>
    <w:p w:rsidR="00934CE4" w:rsidRDefault="00963F57"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t>BUSES</w:t>
      </w:r>
    </w:p>
    <w:p w:rsidR="00963F57" w:rsidRPr="00651422" w:rsidRDefault="00963F57" w:rsidP="00651422">
      <w:pPr>
        <w:spacing w:after="0" w:line="360" w:lineRule="auto"/>
        <w:rPr>
          <w:rFonts w:ascii="Times New Roman" w:eastAsia="Calibri" w:hAnsi="Times New Roman" w:cs="Times New Roman"/>
          <w:b/>
          <w:noProof/>
          <w:sz w:val="24"/>
          <w:szCs w:val="24"/>
          <w:lang w:val="es-ES" w:eastAsia="es-ES"/>
        </w:rPr>
      </w:pPr>
      <w:r>
        <w:rPr>
          <w:noProof/>
        </w:rPr>
        <w:drawing>
          <wp:inline distT="0" distB="0" distL="0" distR="0" wp14:anchorId="4B397EC7" wp14:editId="77C165C4">
            <wp:extent cx="5555848" cy="4918710"/>
            <wp:effectExtent l="0" t="0" r="6985" b="0"/>
            <wp:docPr id="15" name="Imagen 15" descr="C:\Users\User\Downloads\MapeoRutas-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eoRutas-Bus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4988" cy="4935655"/>
                    </a:xfrm>
                    <a:prstGeom prst="rect">
                      <a:avLst/>
                    </a:prstGeom>
                    <a:noFill/>
                    <a:ln>
                      <a:noFill/>
                    </a:ln>
                  </pic:spPr>
                </pic:pic>
              </a:graphicData>
            </a:graphic>
          </wp:inline>
        </w:drawing>
      </w: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E02BD" w:rsidP="00651422">
      <w:pPr>
        <w:spacing w:after="0" w:line="360" w:lineRule="auto"/>
        <w:rPr>
          <w:rFonts w:ascii="Times New Roman" w:eastAsia="Calibri" w:hAnsi="Times New Roman" w:cs="Times New Roman"/>
          <w:b/>
          <w:noProof/>
          <w:sz w:val="24"/>
          <w:szCs w:val="24"/>
          <w:lang w:val="es-ES" w:eastAsia="es-ES"/>
        </w:rPr>
      </w:pPr>
    </w:p>
    <w:p w:rsidR="009E02BD" w:rsidRDefault="00963F57"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PARADAS</w:t>
      </w:r>
    </w:p>
    <w:p w:rsidR="009E02BD" w:rsidRDefault="009E02BD" w:rsidP="009E02BD">
      <w:pPr>
        <w:spacing w:after="0" w:line="360" w:lineRule="auto"/>
        <w:jc w:val="center"/>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drawing>
          <wp:anchor distT="0" distB="0" distL="114300" distR="114300" simplePos="0" relativeHeight="251681792" behindDoc="0" locked="0" layoutInCell="1" allowOverlap="1">
            <wp:simplePos x="0" y="0"/>
            <wp:positionH relativeFrom="column">
              <wp:posOffset>535305</wp:posOffset>
            </wp:positionH>
            <wp:positionV relativeFrom="paragraph">
              <wp:posOffset>135384</wp:posOffset>
            </wp:positionV>
            <wp:extent cx="4734045" cy="5081270"/>
            <wp:effectExtent l="0" t="0" r="9525" b="5080"/>
            <wp:wrapSquare wrapText="bothSides"/>
            <wp:docPr id="16" name="Imagen 16" descr="C:\Users\User\Downloads\Passeng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ssenger Servi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4045" cy="5081270"/>
                    </a:xfrm>
                    <a:prstGeom prst="rect">
                      <a:avLst/>
                    </a:prstGeom>
                    <a:noFill/>
                    <a:ln>
                      <a:noFill/>
                    </a:ln>
                  </pic:spPr>
                </pic:pic>
              </a:graphicData>
            </a:graphic>
          </wp:anchor>
        </w:drawing>
      </w:r>
    </w:p>
    <w:p w:rsidR="00276FEE" w:rsidRDefault="009E02BD" w:rsidP="009E02BD">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br w:type="textWrapping" w:clear="all"/>
      </w: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p>
    <w:p w:rsidR="009E02BD" w:rsidRDefault="009E02BD" w:rsidP="009E02BD">
      <w:pPr>
        <w:rPr>
          <w:rFonts w:ascii="Times New Roman" w:eastAsia="Calibri" w:hAnsi="Times New Roman" w:cs="Times New Roman"/>
          <w:b/>
          <w:noProof/>
          <w:sz w:val="24"/>
          <w:szCs w:val="24"/>
          <w:lang w:val="es-ES" w:eastAsia="es-ES"/>
        </w:rPr>
      </w:pPr>
    </w:p>
    <w:p w:rsidR="009E02BD" w:rsidRPr="009E02BD" w:rsidRDefault="009E02BD" w:rsidP="009E02BD">
      <w:pPr>
        <w:rPr>
          <w:rFonts w:ascii="Times New Roman" w:eastAsia="Calibri" w:hAnsi="Times New Roman" w:cs="Times New Roman"/>
          <w:sz w:val="24"/>
          <w:szCs w:val="24"/>
          <w:lang w:val="es-ES" w:eastAsia="es-ES"/>
        </w:rPr>
      </w:pPr>
      <w:r>
        <w:rPr>
          <w:rFonts w:ascii="Times New Roman" w:eastAsia="Calibri" w:hAnsi="Times New Roman" w:cs="Times New Roman"/>
          <w:sz w:val="24"/>
          <w:szCs w:val="24"/>
          <w:lang w:val="es-ES" w:eastAsia="es-ES"/>
        </w:rPr>
        <w:lastRenderedPageBreak/>
        <w:t>RUTAS</w:t>
      </w:r>
    </w:p>
    <w:p w:rsidR="003200C1" w:rsidRPr="00651422" w:rsidRDefault="009E02BD" w:rsidP="009E02BD">
      <w:pPr>
        <w:spacing w:after="0" w:line="360" w:lineRule="auto"/>
        <w:jc w:val="center"/>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drawing>
          <wp:inline distT="0" distB="0" distL="0" distR="0">
            <wp:extent cx="4155311" cy="429387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4353" cy="4313547"/>
                    </a:xfrm>
                    <a:prstGeom prst="rect">
                      <a:avLst/>
                    </a:prstGeom>
                    <a:noFill/>
                    <a:ln>
                      <a:noFill/>
                    </a:ln>
                  </pic:spPr>
                </pic:pic>
              </a:graphicData>
            </a:graphic>
          </wp:inline>
        </w:drawing>
      </w:r>
    </w:p>
    <w:p w:rsidR="00EC29B1" w:rsidRDefault="00EC29B1"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p>
    <w:p w:rsidR="000212F5" w:rsidRDefault="000212F5" w:rsidP="003D6A18">
      <w:pPr>
        <w:rPr>
          <w:rFonts w:ascii="Times New Roman" w:eastAsia="Calibri" w:hAnsi="Times New Roman" w:cs="Arial"/>
          <w:sz w:val="24"/>
          <w:szCs w:val="24"/>
          <w:lang w:val="es-ES"/>
        </w:rPr>
      </w:pPr>
      <w:r>
        <w:rPr>
          <w:rFonts w:ascii="Times New Roman" w:eastAsia="Calibri" w:hAnsi="Times New Roman" w:cs="Arial"/>
          <w:sz w:val="24"/>
          <w:szCs w:val="24"/>
          <w:lang w:val="es-ES"/>
        </w:rPr>
        <w:lastRenderedPageBreak/>
        <w:t>REPORTES</w:t>
      </w:r>
    </w:p>
    <w:p w:rsidR="000212F5" w:rsidRDefault="000212F5" w:rsidP="000212F5">
      <w:pPr>
        <w:jc w:val="center"/>
        <w:rPr>
          <w:rFonts w:ascii="Times New Roman" w:eastAsia="Calibri" w:hAnsi="Times New Roman" w:cs="Arial"/>
          <w:sz w:val="24"/>
          <w:szCs w:val="24"/>
          <w:lang w:val="es-ES"/>
        </w:rPr>
      </w:pPr>
      <w:r>
        <w:rPr>
          <w:rFonts w:ascii="Times New Roman" w:eastAsia="Calibri" w:hAnsi="Times New Roman" w:cs="Arial"/>
          <w:noProof/>
          <w:sz w:val="24"/>
          <w:szCs w:val="24"/>
          <w:lang w:val="es-ES"/>
        </w:rPr>
        <w:drawing>
          <wp:inline distT="0" distB="0" distL="0" distR="0">
            <wp:extent cx="4409955" cy="5792274"/>
            <wp:effectExtent l="0" t="0" r="0" b="0"/>
            <wp:docPr id="21" name="Imagen 21" descr="C:\Users\User\Downloads\Software Developm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oftware Development Manag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862" cy="5819735"/>
                    </a:xfrm>
                    <a:prstGeom prst="rect">
                      <a:avLst/>
                    </a:prstGeom>
                    <a:noFill/>
                    <a:ln>
                      <a:noFill/>
                    </a:ln>
                  </pic:spPr>
                </pic:pic>
              </a:graphicData>
            </a:graphic>
          </wp:inline>
        </w:drawing>
      </w: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center"/>
        <w:rPr>
          <w:rFonts w:ascii="Times New Roman" w:eastAsia="Calibri" w:hAnsi="Times New Roman" w:cs="Arial"/>
          <w:sz w:val="24"/>
          <w:szCs w:val="24"/>
          <w:lang w:val="es-ES"/>
        </w:rPr>
      </w:pPr>
    </w:p>
    <w:p w:rsidR="000212F5" w:rsidRDefault="000212F5" w:rsidP="000212F5">
      <w:pPr>
        <w:jc w:val="both"/>
        <w:rPr>
          <w:rFonts w:ascii="Times New Roman" w:eastAsia="Calibri" w:hAnsi="Times New Roman" w:cs="Arial"/>
          <w:sz w:val="24"/>
          <w:szCs w:val="24"/>
          <w:lang w:val="es-ES"/>
        </w:rPr>
      </w:pPr>
      <w:r>
        <w:rPr>
          <w:rFonts w:ascii="Times New Roman" w:eastAsia="Calibri" w:hAnsi="Times New Roman" w:cs="Arial"/>
          <w:sz w:val="24"/>
          <w:szCs w:val="24"/>
          <w:lang w:val="es-ES"/>
        </w:rPr>
        <w:lastRenderedPageBreak/>
        <w:t>COOPERATIVAS</w:t>
      </w:r>
    </w:p>
    <w:p w:rsidR="000212F5" w:rsidRDefault="000212F5" w:rsidP="000212F5">
      <w:pPr>
        <w:jc w:val="both"/>
        <w:rPr>
          <w:rFonts w:ascii="Times New Roman" w:eastAsia="Calibri" w:hAnsi="Times New Roman" w:cs="Arial"/>
          <w:sz w:val="24"/>
          <w:szCs w:val="24"/>
          <w:lang w:val="es-ES"/>
        </w:rPr>
      </w:pPr>
      <w:r>
        <w:rPr>
          <w:rFonts w:ascii="Times New Roman" w:eastAsia="Calibri" w:hAnsi="Times New Roman" w:cs="Arial"/>
          <w:noProof/>
          <w:sz w:val="24"/>
          <w:szCs w:val="24"/>
          <w:lang w:val="es-ES"/>
        </w:rPr>
        <w:drawing>
          <wp:inline distT="0" distB="0" distL="0" distR="0">
            <wp:extent cx="5187157" cy="5104436"/>
            <wp:effectExtent l="0" t="0" r="0" b="1270"/>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019" cy="5127918"/>
                    </a:xfrm>
                    <a:prstGeom prst="rect">
                      <a:avLst/>
                    </a:prstGeom>
                    <a:noFill/>
                    <a:ln>
                      <a:noFill/>
                    </a:ln>
                  </pic:spPr>
                </pic:pic>
              </a:graphicData>
            </a:graphic>
          </wp:inline>
        </w:drawing>
      </w:r>
    </w:p>
    <w:p w:rsidR="00AB448B" w:rsidRDefault="00AB448B" w:rsidP="000212F5">
      <w:pPr>
        <w:jc w:val="both"/>
        <w:rPr>
          <w:rFonts w:ascii="Times New Roman" w:eastAsia="Calibri" w:hAnsi="Times New Roman" w:cs="Arial"/>
          <w:sz w:val="24"/>
          <w:szCs w:val="24"/>
          <w:lang w:val="es-ES"/>
        </w:rPr>
      </w:pPr>
    </w:p>
    <w:p w:rsidR="00AB448B" w:rsidRPr="003D6A18" w:rsidRDefault="00AB448B" w:rsidP="000212F5">
      <w:pPr>
        <w:jc w:val="both"/>
        <w:rPr>
          <w:rFonts w:ascii="Times New Roman" w:eastAsia="Calibri" w:hAnsi="Times New Roman" w:cs="Arial"/>
          <w:sz w:val="24"/>
          <w:szCs w:val="24"/>
          <w:lang w:val="es-ES"/>
        </w:rPr>
      </w:pPr>
      <w:bookmarkStart w:id="1054" w:name="_GoBack"/>
      <w:bookmarkEnd w:id="1054"/>
    </w:p>
    <w:p w:rsidR="008E1783" w:rsidRDefault="008E1783" w:rsidP="008E1783">
      <w:pPr>
        <w:pStyle w:val="Estilo3"/>
        <w:spacing w:before="0"/>
      </w:pPr>
    </w:p>
    <w:p w:rsidR="00BF5BB2" w:rsidRDefault="00BF5BB2" w:rsidP="00BF5BB2">
      <w:pPr>
        <w:pStyle w:val="Estilo3"/>
        <w:numPr>
          <w:ilvl w:val="2"/>
          <w:numId w:val="17"/>
        </w:numPr>
        <w:spacing w:before="0"/>
      </w:pPr>
      <w:r>
        <w:t>Diagrama de Clases</w:t>
      </w:r>
    </w:p>
    <w:p w:rsidR="00BF5BB2" w:rsidRDefault="00BF5BB2" w:rsidP="00BF5BB2">
      <w:pPr>
        <w:pStyle w:val="Estilo3"/>
        <w:numPr>
          <w:ilvl w:val="2"/>
          <w:numId w:val="17"/>
        </w:numPr>
        <w:spacing w:before="0"/>
      </w:pPr>
      <w:r>
        <w:t>Diagrama de Actividades</w:t>
      </w:r>
    </w:p>
    <w:p w:rsidR="00BF5BB2" w:rsidRDefault="00BF5BB2" w:rsidP="00BF5BB2">
      <w:pPr>
        <w:pStyle w:val="Estilo3"/>
        <w:numPr>
          <w:ilvl w:val="2"/>
          <w:numId w:val="17"/>
        </w:numPr>
        <w:spacing w:before="0"/>
      </w:pPr>
      <w:r>
        <w:t>Diagrama de Procesos</w:t>
      </w:r>
    </w:p>
    <w:p w:rsidR="00BF5BB2" w:rsidRDefault="00473C0A" w:rsidP="00BF5BB2">
      <w:pPr>
        <w:pStyle w:val="Estilo3"/>
        <w:numPr>
          <w:ilvl w:val="2"/>
          <w:numId w:val="17"/>
        </w:numPr>
        <w:spacing w:before="0"/>
      </w:pPr>
      <w:r>
        <w:t>Modelo Físico de Datos</w:t>
      </w:r>
    </w:p>
    <w:p w:rsidR="00473C0A" w:rsidRDefault="00473C0A" w:rsidP="00BF5BB2">
      <w:pPr>
        <w:pStyle w:val="Estilo3"/>
        <w:numPr>
          <w:ilvl w:val="2"/>
          <w:numId w:val="17"/>
        </w:numPr>
        <w:spacing w:before="0"/>
      </w:pPr>
      <w:r>
        <w:t>Diccionario de Datos</w:t>
      </w:r>
    </w:p>
    <w:p w:rsidR="00473C0A" w:rsidRDefault="00473C0A" w:rsidP="00BF5BB2">
      <w:pPr>
        <w:pStyle w:val="Estilo3"/>
        <w:numPr>
          <w:ilvl w:val="2"/>
          <w:numId w:val="17"/>
        </w:numPr>
        <w:spacing w:before="0"/>
      </w:pPr>
      <w:r>
        <w:t>Diseño de Interfaz Gráfica</w:t>
      </w:r>
    </w:p>
    <w:p w:rsidR="00473C0A" w:rsidRDefault="00473C0A" w:rsidP="00473C0A">
      <w:pPr>
        <w:pStyle w:val="Estilo3"/>
        <w:numPr>
          <w:ilvl w:val="1"/>
          <w:numId w:val="17"/>
        </w:numPr>
        <w:spacing w:before="0"/>
      </w:pPr>
      <w:r>
        <w:t>Estudios de Factibilidad</w:t>
      </w:r>
    </w:p>
    <w:p w:rsidR="00473C0A" w:rsidRDefault="00473C0A" w:rsidP="00473C0A">
      <w:pPr>
        <w:pStyle w:val="Estilo3"/>
        <w:numPr>
          <w:ilvl w:val="2"/>
          <w:numId w:val="17"/>
        </w:numPr>
        <w:spacing w:before="0"/>
      </w:pPr>
      <w:r>
        <w:t>Técnica</w:t>
      </w:r>
    </w:p>
    <w:p w:rsidR="00473C0A" w:rsidRDefault="00473C0A" w:rsidP="00473C0A">
      <w:pPr>
        <w:pStyle w:val="Estilo3"/>
        <w:numPr>
          <w:ilvl w:val="2"/>
          <w:numId w:val="17"/>
        </w:numPr>
        <w:spacing w:before="0"/>
      </w:pPr>
      <w:r>
        <w:t>Operativa</w:t>
      </w:r>
    </w:p>
    <w:p w:rsidR="00473C0A" w:rsidRDefault="00473C0A" w:rsidP="00473C0A">
      <w:pPr>
        <w:pStyle w:val="Estilo3"/>
        <w:numPr>
          <w:ilvl w:val="2"/>
          <w:numId w:val="17"/>
        </w:numPr>
        <w:spacing w:before="0"/>
      </w:pPr>
      <w:r>
        <w:t>Financiera</w:t>
      </w:r>
    </w:p>
    <w:p w:rsidR="00473C0A" w:rsidRDefault="00473C0A" w:rsidP="00473C0A">
      <w:pPr>
        <w:pStyle w:val="Estilo3"/>
        <w:numPr>
          <w:ilvl w:val="1"/>
          <w:numId w:val="17"/>
        </w:numPr>
        <w:spacing w:before="0"/>
      </w:pPr>
      <w:r>
        <w:t>Resultados</w:t>
      </w:r>
    </w:p>
    <w:p w:rsidR="00473C0A" w:rsidRDefault="00473C0A" w:rsidP="00473C0A">
      <w:pPr>
        <w:pStyle w:val="Estilo3"/>
        <w:numPr>
          <w:ilvl w:val="2"/>
          <w:numId w:val="17"/>
        </w:numPr>
        <w:spacing w:before="0"/>
      </w:pPr>
      <w:r>
        <w:t>Implementación</w:t>
      </w:r>
    </w:p>
    <w:p w:rsidR="00473C0A" w:rsidRDefault="00473C0A" w:rsidP="00473C0A">
      <w:pPr>
        <w:pStyle w:val="Estilo3"/>
        <w:numPr>
          <w:ilvl w:val="2"/>
          <w:numId w:val="17"/>
        </w:numPr>
        <w:spacing w:before="0"/>
      </w:pPr>
      <w:r>
        <w:t>Pruebas</w:t>
      </w:r>
    </w:p>
    <w:p w:rsidR="00473C0A" w:rsidRDefault="00473C0A" w:rsidP="00473C0A">
      <w:pPr>
        <w:pStyle w:val="Estilo3"/>
        <w:numPr>
          <w:ilvl w:val="2"/>
          <w:numId w:val="17"/>
        </w:numPr>
        <w:spacing w:before="0"/>
      </w:pPr>
      <w:r>
        <w:t>Pruebas de Funcionalidad</w:t>
      </w:r>
    </w:p>
    <w:p w:rsidR="00473C0A" w:rsidRDefault="00473C0A" w:rsidP="00473C0A">
      <w:pPr>
        <w:pStyle w:val="Estilo3"/>
        <w:numPr>
          <w:ilvl w:val="2"/>
          <w:numId w:val="17"/>
        </w:numPr>
        <w:spacing w:before="0"/>
      </w:pPr>
      <w:r>
        <w:t>Resultados Finales</w:t>
      </w:r>
    </w:p>
    <w:p w:rsidR="00473C0A" w:rsidRDefault="00473C0A" w:rsidP="00473C0A">
      <w:pPr>
        <w:pStyle w:val="Estilo3"/>
        <w:numPr>
          <w:ilvl w:val="2"/>
          <w:numId w:val="17"/>
        </w:numPr>
        <w:spacing w:before="0"/>
      </w:pPr>
      <w:r>
        <w:t>Resultado de Variables</w:t>
      </w:r>
    </w:p>
    <w:p w:rsidR="00473C0A" w:rsidRDefault="00473C0A" w:rsidP="00473C0A">
      <w:pPr>
        <w:pStyle w:val="Estilo3"/>
        <w:spacing w:before="0"/>
      </w:pPr>
      <w:r>
        <w:t>CONCLUSIONES</w:t>
      </w:r>
    </w:p>
    <w:p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lang w:val="es-EC"/>
        </w:rPr>
      </w:sdtEndPr>
      <w:sdtContent>
        <w:p w:rsidR="00CC2633" w:rsidRDefault="00CC2633">
          <w:pPr>
            <w:pStyle w:val="Ttulo1"/>
          </w:pPr>
          <w:r>
            <w:rPr>
              <w:lang w:val="es-ES"/>
            </w:rPr>
            <w:t>Bibliografía</w:t>
          </w:r>
        </w:p>
        <w:sdt>
          <w:sdtPr>
            <w:id w:val="111145805"/>
            <w:bibliography/>
          </w:sdtPr>
          <w:sdtContent>
            <w:p w:rsidR="001969B7"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8147"/>
              </w:tblGrid>
              <w:tr w:rsidR="001969B7">
                <w:trPr>
                  <w:divId w:val="1548099880"/>
                  <w:tblCellSpacing w:w="15" w:type="dxa"/>
                </w:trPr>
                <w:tc>
                  <w:tcPr>
                    <w:tcW w:w="50" w:type="pct"/>
                    <w:hideMark/>
                  </w:tcPr>
                  <w:p w:rsidR="001969B7" w:rsidRDefault="001969B7">
                    <w:pPr>
                      <w:pStyle w:val="Bibliografa"/>
                      <w:rPr>
                        <w:noProof/>
                        <w:sz w:val="24"/>
                        <w:szCs w:val="24"/>
                        <w:lang w:val="es-ES"/>
                      </w:rPr>
                    </w:pPr>
                    <w:r>
                      <w:rPr>
                        <w:noProof/>
                        <w:lang w:val="es-ES"/>
                      </w:rPr>
                      <w:t xml:space="preserve">[1] </w:t>
                    </w:r>
                  </w:p>
                </w:tc>
                <w:tc>
                  <w:tcPr>
                    <w:tcW w:w="0" w:type="auto"/>
                    <w:hideMark/>
                  </w:tcPr>
                  <w:p w:rsidR="001969B7" w:rsidRDefault="001969B7">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 </w:t>
                    </w:r>
                  </w:p>
                </w:tc>
                <w:tc>
                  <w:tcPr>
                    <w:tcW w:w="0" w:type="auto"/>
                    <w:hideMark/>
                  </w:tcPr>
                  <w:p w:rsidR="001969B7" w:rsidRDefault="001969B7">
                    <w:pPr>
                      <w:pStyle w:val="Bibliografa"/>
                      <w:rPr>
                        <w:noProof/>
                        <w:lang w:val="es-ES"/>
                      </w:rPr>
                    </w:pPr>
                    <w:r>
                      <w:rPr>
                        <w:noProof/>
                        <w:lang w:val="es-ES"/>
                      </w:rPr>
                      <w:t>A. L. S. ECHEVERRÍA, 2013. [En línea]. Available: http://repositorio.upse.edu.ec/bitstream/46000/809/1/142.-%20SEGARRA%20ECHEVERRIA%20ANDREA.pdf.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 </w:t>
                    </w:r>
                  </w:p>
                </w:tc>
                <w:tc>
                  <w:tcPr>
                    <w:tcW w:w="0" w:type="auto"/>
                    <w:hideMark/>
                  </w:tcPr>
                  <w:p w:rsidR="001969B7" w:rsidRDefault="001969B7">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[4] </w:t>
                    </w:r>
                  </w:p>
                </w:tc>
                <w:tc>
                  <w:tcPr>
                    <w:tcW w:w="0" w:type="auto"/>
                    <w:hideMark/>
                  </w:tcPr>
                  <w:p w:rsidR="001969B7" w:rsidRDefault="001969B7">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[5] </w:t>
                    </w:r>
                  </w:p>
                </w:tc>
                <w:tc>
                  <w:tcPr>
                    <w:tcW w:w="0" w:type="auto"/>
                    <w:hideMark/>
                  </w:tcPr>
                  <w:p w:rsidR="001969B7" w:rsidRDefault="001969B7">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[6] </w:t>
                    </w:r>
                  </w:p>
                </w:tc>
                <w:tc>
                  <w:tcPr>
                    <w:tcW w:w="0" w:type="auto"/>
                    <w:hideMark/>
                  </w:tcPr>
                  <w:p w:rsidR="001969B7" w:rsidRDefault="001969B7">
                    <w:pPr>
                      <w:pStyle w:val="Bibliografa"/>
                      <w:rPr>
                        <w:noProof/>
                        <w:lang w:val="es-ES"/>
                      </w:rPr>
                    </w:pPr>
                    <w:r>
                      <w:rPr>
                        <w:noProof/>
                        <w:lang w:val="es-ES"/>
                      </w:rPr>
                      <w:t>M. J. V. ZAMORA, 2015. [En línea]. Available: http://repositorio.upse.edu.ec/bitstream/46000/3233/1/UPSE-TAP-2015-0015.pdf.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[7] </w:t>
                    </w:r>
                  </w:p>
                </w:tc>
                <w:tc>
                  <w:tcPr>
                    <w:tcW w:w="0" w:type="auto"/>
                    <w:hideMark/>
                  </w:tcPr>
                  <w:p w:rsidR="001969B7" w:rsidRDefault="001969B7">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[8] </w:t>
                    </w:r>
                  </w:p>
                </w:tc>
                <w:tc>
                  <w:tcPr>
                    <w:tcW w:w="0" w:type="auto"/>
                    <w:hideMark/>
                  </w:tcPr>
                  <w:p w:rsidR="001969B7" w:rsidRDefault="001969B7">
                    <w:pPr>
                      <w:pStyle w:val="Bibliografa"/>
                      <w:rPr>
                        <w:noProof/>
                        <w:lang w:val="es-ES"/>
                      </w:rPr>
                    </w:pPr>
                    <w:r>
                      <w:rPr>
                        <w:noProof/>
                        <w:lang w:val="es-ES"/>
                      </w:rPr>
                      <w:t>ElUniverso, «eluniverso,» 12 Agosto 2015. [En línea]. Available: https://www.eluniverso.com/noticias/2015/08/12/nota/5064590/santa-elena-se-retoma-pago-pasajes-efectivo.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[9] </w:t>
                    </w:r>
                  </w:p>
                </w:tc>
                <w:tc>
                  <w:tcPr>
                    <w:tcW w:w="0" w:type="auto"/>
                    <w:hideMark/>
                  </w:tcPr>
                  <w:p w:rsidR="001969B7" w:rsidRDefault="001969B7">
                    <w:pPr>
                      <w:pStyle w:val="Bibliografa"/>
                      <w:rPr>
                        <w:noProof/>
                        <w:lang w:val="es-ES"/>
                      </w:rPr>
                    </w:pPr>
                    <w:r>
                      <w:rPr>
                        <w:noProof/>
                        <w:lang w:val="es-ES"/>
                      </w:rPr>
                      <w:t>M. Guevara, «Revista Buen Viaje,» 29 Abril 2017. [En línea]. Available: http://revistabuenviaje.mas.ec/usd-7-2-millones-invertidos-no-dieron-resultado/.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[10] </w:t>
                    </w:r>
                  </w:p>
                </w:tc>
                <w:tc>
                  <w:tcPr>
                    <w:tcW w:w="0" w:type="auto"/>
                    <w:hideMark/>
                  </w:tcPr>
                  <w:p w:rsidR="001969B7" w:rsidRDefault="001969B7">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[11] </w:t>
                    </w:r>
                  </w:p>
                </w:tc>
                <w:tc>
                  <w:tcPr>
                    <w:tcW w:w="0" w:type="auto"/>
                    <w:hideMark/>
                  </w:tcPr>
                  <w:p w:rsidR="001969B7" w:rsidRDefault="001969B7">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[12] </w:t>
                    </w:r>
                  </w:p>
                </w:tc>
                <w:tc>
                  <w:tcPr>
                    <w:tcW w:w="0" w:type="auto"/>
                    <w:hideMark/>
                  </w:tcPr>
                  <w:p w:rsidR="001969B7" w:rsidRDefault="001969B7">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[13] </w:t>
                    </w:r>
                  </w:p>
                </w:tc>
                <w:tc>
                  <w:tcPr>
                    <w:tcW w:w="0" w:type="auto"/>
                    <w:hideMark/>
                  </w:tcPr>
                  <w:p w:rsidR="001969B7" w:rsidRDefault="001969B7">
                    <w:pPr>
                      <w:pStyle w:val="Bibliografa"/>
                      <w:rPr>
                        <w:noProof/>
                        <w:lang w:val="es-ES"/>
                      </w:rPr>
                    </w:pPr>
                    <w:r>
                      <w:rPr>
                        <w:noProof/>
                        <w:lang w:val="es-ES"/>
                      </w:rPr>
                      <w:t>«Santa Elena En Tu Mano,» [En línea]. Available: http://www.santaelenaentumano.com/guias/. [Último acceso: 2018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[14] </w:t>
                    </w:r>
                  </w:p>
                </w:tc>
                <w:tc>
                  <w:tcPr>
                    <w:tcW w:w="0" w:type="auto"/>
                    <w:hideMark/>
                  </w:tcPr>
                  <w:p w:rsidR="001969B7" w:rsidRDefault="001969B7">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[15] </w:t>
                    </w:r>
                  </w:p>
                </w:tc>
                <w:tc>
                  <w:tcPr>
                    <w:tcW w:w="0" w:type="auto"/>
                    <w:hideMark/>
                  </w:tcPr>
                  <w:p w:rsidR="001969B7" w:rsidRDefault="001969B7">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[16] </w:t>
                    </w:r>
                  </w:p>
                </w:tc>
                <w:tc>
                  <w:tcPr>
                    <w:tcW w:w="0" w:type="auto"/>
                    <w:hideMark/>
                  </w:tcPr>
                  <w:p w:rsidR="001969B7" w:rsidRDefault="001969B7">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[17] </w:t>
                    </w:r>
                  </w:p>
                </w:tc>
                <w:tc>
                  <w:tcPr>
                    <w:tcW w:w="0" w:type="auto"/>
                    <w:hideMark/>
                  </w:tcPr>
                  <w:p w:rsidR="001969B7" w:rsidRDefault="001969B7">
                    <w:pPr>
                      <w:pStyle w:val="Bibliografa"/>
                      <w:rPr>
                        <w:noProof/>
                        <w:lang w:val="es-ES"/>
                      </w:rPr>
                    </w:pPr>
                    <w:r>
                      <w:rPr>
                        <w:noProof/>
                        <w:lang w:val="es-ES"/>
                      </w:rPr>
                      <w:t>S. N. d. P. y. D. -. S. 2017, «PLAN NACIONAL DE DESARROLLO 2017-2021. Toda una Vida,» Quito,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[18] </w:t>
                    </w:r>
                  </w:p>
                </w:tc>
                <w:tc>
                  <w:tcPr>
                    <w:tcW w:w="0" w:type="auto"/>
                    <w:hideMark/>
                  </w:tcPr>
                  <w:p w:rsidR="001969B7" w:rsidRDefault="001969B7">
                    <w:pPr>
                      <w:pStyle w:val="Bibliografa"/>
                      <w:rPr>
                        <w:noProof/>
                        <w:lang w:val="es-ES"/>
                      </w:rPr>
                    </w:pPr>
                    <w:r>
                      <w:rPr>
                        <w:noProof/>
                        <w:lang w:val="es-ES"/>
                      </w:rPr>
                      <w:t>T. Terrestre, «BUSCO BUS,» [En línea]. Available: https://buscobus.ec/terminal-terrestre/terminal-terrestre-de-santa-elena/.</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[19] </w:t>
                    </w:r>
                  </w:p>
                </w:tc>
                <w:tc>
                  <w:tcPr>
                    <w:tcW w:w="0" w:type="auto"/>
                    <w:hideMark/>
                  </w:tcPr>
                  <w:p w:rsidR="001969B7" w:rsidRDefault="001969B7">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[20] </w:t>
                    </w:r>
                  </w:p>
                </w:tc>
                <w:tc>
                  <w:tcPr>
                    <w:tcW w:w="0" w:type="auto"/>
                    <w:hideMark/>
                  </w:tcPr>
                  <w:p w:rsidR="001969B7" w:rsidRDefault="001969B7">
                    <w:pPr>
                      <w:pStyle w:val="Bibliografa"/>
                      <w:rPr>
                        <w:noProof/>
                        <w:lang w:val="es-ES"/>
                      </w:rPr>
                    </w:pPr>
                    <w:r>
                      <w:rPr>
                        <w:noProof/>
                        <w:lang w:val="es-ES"/>
                      </w:rPr>
                      <w:t xml:space="preserve">K. Kendall y J. Kendall, Análisis y Diseño de Sistemas, New Jersey: Pearson Educación de México, 2011.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[21] </w:t>
                    </w:r>
                  </w:p>
                </w:tc>
                <w:tc>
                  <w:tcPr>
                    <w:tcW w:w="0" w:type="auto"/>
                    <w:hideMark/>
                  </w:tcPr>
                  <w:p w:rsidR="001969B7" w:rsidRDefault="001969B7">
                    <w:pPr>
                      <w:pStyle w:val="Bibliografa"/>
                      <w:rPr>
                        <w:noProof/>
                        <w:lang w:val="es-ES"/>
                      </w:rPr>
                    </w:pPr>
                    <w:r>
                      <w:rPr>
                        <w:noProof/>
                        <w:lang w:val="es-ES"/>
                      </w:rPr>
                      <w:t>M. Ortiz, «ingenieria de software,» [En línea]. Available: http://isw-udistrital.blogspot.com/2012/09/ingenieria-de-software-continuacion.html.</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[22] </w:t>
                    </w:r>
                  </w:p>
                </w:tc>
                <w:tc>
                  <w:tcPr>
                    <w:tcW w:w="0" w:type="auto"/>
                    <w:hideMark/>
                  </w:tcPr>
                  <w:p w:rsidR="001969B7" w:rsidRDefault="001969B7">
                    <w:pPr>
                      <w:pStyle w:val="Bibliografa"/>
                      <w:rPr>
                        <w:noProof/>
                        <w:lang w:val="es-ES"/>
                      </w:rPr>
                    </w:pPr>
                    <w:r>
                      <w:rPr>
                        <w:noProof/>
                        <w:lang w:val="es-ES"/>
                      </w:rPr>
                      <w:t>«Procesosoftware - modelo iterativo,» [En línea]. Available: https://procesosoftware.wikispaces.com/Modelo%20Iterativo#Implementar.</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[23] </w:t>
                    </w:r>
                  </w:p>
                </w:tc>
                <w:tc>
                  <w:tcPr>
                    <w:tcW w:w="0" w:type="auto"/>
                    <w:hideMark/>
                  </w:tcPr>
                  <w:p w:rsidR="001969B7" w:rsidRDefault="001969B7">
                    <w:pPr>
                      <w:pStyle w:val="Bibliografa"/>
                      <w:rPr>
                        <w:noProof/>
                        <w:lang w:val="es-ES"/>
                      </w:rPr>
                    </w:pPr>
                    <w:r>
                      <w:rPr>
                        <w:noProof/>
                        <w:lang w:val="es-ES"/>
                      </w:rPr>
                      <w:t xml:space="preserve">L. Constitucionales, Ley Organica de Transporte Terrestre Transito y Seguridad Vial, Ecuador - Quito,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[24] </w:t>
                    </w:r>
                  </w:p>
                </w:tc>
                <w:tc>
                  <w:tcPr>
                    <w:tcW w:w="0" w:type="auto"/>
                    <w:hideMark/>
                  </w:tcPr>
                  <w:p w:rsidR="001969B7" w:rsidRDefault="001969B7">
                    <w:pPr>
                      <w:pStyle w:val="Bibliografa"/>
                      <w:rPr>
                        <w:noProof/>
                        <w:lang w:val="es-ES"/>
                      </w:rPr>
                    </w:pPr>
                    <w:r>
                      <w:rPr>
                        <w:noProof/>
                        <w:lang w:val="es-ES"/>
                      </w:rPr>
                      <w:t xml:space="preserve">C. d. l. R. d. Ecuador, Reglamento a la ley de Transporte Terrestre Transito y Seguridad Vial,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[25] </w:t>
                    </w:r>
                  </w:p>
                </w:tc>
                <w:tc>
                  <w:tcPr>
                    <w:tcW w:w="0" w:type="auto"/>
                    <w:hideMark/>
                  </w:tcPr>
                  <w:p w:rsidR="001969B7" w:rsidRDefault="001969B7">
                    <w:pPr>
                      <w:pStyle w:val="Bibliografa"/>
                      <w:rPr>
                        <w:noProof/>
                        <w:lang w:val="es-ES"/>
                      </w:rPr>
                    </w:pPr>
                    <w:r>
                      <w:rPr>
                        <w:noProof/>
                        <w:lang w:val="es-ES"/>
                      </w:rPr>
                      <w:t xml:space="preserve">R. d. Ecuador, Código Orgánico Integral Penal,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[26] </w:t>
                    </w:r>
                  </w:p>
                </w:tc>
                <w:tc>
                  <w:tcPr>
                    <w:tcW w:w="0" w:type="auto"/>
                    <w:hideMark/>
                  </w:tcPr>
                  <w:p w:rsidR="001969B7" w:rsidRDefault="001969B7">
                    <w:pPr>
                      <w:pStyle w:val="Bibliografa"/>
                      <w:rPr>
                        <w:noProof/>
                        <w:lang w:val="es-ES"/>
                      </w:rPr>
                    </w:pPr>
                    <w:r>
                      <w:rPr>
                        <w:noProof/>
                        <w:lang w:val="es-ES"/>
                      </w:rPr>
                      <w:t xml:space="preserve">F. L. Osorio Rivera, Base de Datos Relacionales, Teoria y Práctica, Medellin: Fondo Editorial ITM, 2008.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[27] </w:t>
                    </w:r>
                  </w:p>
                </w:tc>
                <w:tc>
                  <w:tcPr>
                    <w:tcW w:w="0" w:type="auto"/>
                    <w:hideMark/>
                  </w:tcPr>
                  <w:p w:rsidR="001969B7" w:rsidRDefault="001969B7">
                    <w:pPr>
                      <w:pStyle w:val="Bibliografa"/>
                      <w:rPr>
                        <w:noProof/>
                        <w:lang w:val="es-ES"/>
                      </w:rPr>
                    </w:pPr>
                    <w:r>
                      <w:rPr>
                        <w:noProof/>
                        <w:lang w:val="es-ES"/>
                      </w:rPr>
                      <w:t>Amazon, «AWS - Amazon,» [En línea]. Available: https://aws.amazon.com/es/nosql/document/. [Último acceso: 14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[28] </w:t>
                    </w:r>
                  </w:p>
                </w:tc>
                <w:tc>
                  <w:tcPr>
                    <w:tcW w:w="0" w:type="auto"/>
                    <w:hideMark/>
                  </w:tcPr>
                  <w:p w:rsidR="001969B7" w:rsidRDefault="001969B7">
                    <w:pPr>
                      <w:pStyle w:val="Bibliografa"/>
                      <w:rPr>
                        <w:noProof/>
                        <w:lang w:val="es-ES"/>
                      </w:rPr>
                    </w:pPr>
                    <w:r>
                      <w:rPr>
                        <w:noProof/>
                        <w:lang w:val="es-ES"/>
                      </w:rPr>
                      <w:t>Couchbase, «Couchbase,» Couchbase, [En línea]. Available: https://www.couchbase.com/about. [Último acceso: 18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[29] </w:t>
                    </w:r>
                  </w:p>
                </w:tc>
                <w:tc>
                  <w:tcPr>
                    <w:tcW w:w="0" w:type="auto"/>
                    <w:hideMark/>
                  </w:tcPr>
                  <w:p w:rsidR="001969B7" w:rsidRDefault="001969B7">
                    <w:pPr>
                      <w:pStyle w:val="Bibliografa"/>
                      <w:rPr>
                        <w:noProof/>
                        <w:lang w:val="es-ES"/>
                      </w:rPr>
                    </w:pPr>
                    <w:r>
                      <w:rPr>
                        <w:noProof/>
                        <w:lang w:val="es-ES"/>
                      </w:rPr>
                      <w:t xml:space="preserve">V. Balaji y B. Shuda, Spring Rest, Apress.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[30] </w:t>
                    </w:r>
                  </w:p>
                </w:tc>
                <w:tc>
                  <w:tcPr>
                    <w:tcW w:w="0" w:type="auto"/>
                    <w:hideMark/>
                  </w:tcPr>
                  <w:p w:rsidR="001969B7" w:rsidRDefault="001969B7">
                    <w:pPr>
                      <w:pStyle w:val="Bibliografa"/>
                      <w:rPr>
                        <w:noProof/>
                        <w:lang w:val="es-ES"/>
                      </w:rPr>
                    </w:pPr>
                    <w:r>
                      <w:rPr>
                        <w:noProof/>
                        <w:lang w:val="es-ES"/>
                      </w:rPr>
                      <w:t xml:space="preserve">F. Délëchamp y H. Laugié, Java y Eclipse - Desarrolle una aplicación en Java y Eclipse, Barcelona: Ediciones ENI,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[31] </w:t>
                    </w:r>
                  </w:p>
                </w:tc>
                <w:tc>
                  <w:tcPr>
                    <w:tcW w:w="0" w:type="auto"/>
                    <w:hideMark/>
                  </w:tcPr>
                  <w:p w:rsidR="001969B7" w:rsidRDefault="001969B7">
                    <w:pPr>
                      <w:pStyle w:val="Bibliografa"/>
                      <w:rPr>
                        <w:noProof/>
                        <w:lang w:val="es-ES"/>
                      </w:rPr>
                    </w:pPr>
                    <w:r>
                      <w:rPr>
                        <w:noProof/>
                        <w:lang w:val="es-ES"/>
                      </w:rPr>
                      <w:t xml:space="preserve">B. Smith, Beginning JSON, 2015.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[32] </w:t>
                    </w:r>
                  </w:p>
                </w:tc>
                <w:tc>
                  <w:tcPr>
                    <w:tcW w:w="0" w:type="auto"/>
                    <w:hideMark/>
                  </w:tcPr>
                  <w:p w:rsidR="001969B7" w:rsidRDefault="001969B7">
                    <w:pPr>
                      <w:pStyle w:val="Bibliografa"/>
                      <w:rPr>
                        <w:noProof/>
                        <w:lang w:val="es-ES"/>
                      </w:rPr>
                    </w:pPr>
                    <w:r>
                      <w:rPr>
                        <w:noProof/>
                        <w:lang w:val="es-ES"/>
                      </w:rPr>
                      <w:t>«Postman - Learning Center,» 2019. [En línea]. Available: https://learning.getpostman.com/docs/postman_pro/what_is_pro/.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[33] </w:t>
                    </w:r>
                  </w:p>
                </w:tc>
                <w:tc>
                  <w:tcPr>
                    <w:tcW w:w="0" w:type="auto"/>
                    <w:hideMark/>
                  </w:tcPr>
                  <w:p w:rsidR="001969B7" w:rsidRDefault="001969B7">
                    <w:pPr>
                      <w:pStyle w:val="Bibliografa"/>
                      <w:rPr>
                        <w:noProof/>
                        <w:lang w:val="es-ES"/>
                      </w:rPr>
                    </w:pPr>
                    <w:r>
                      <w:rPr>
                        <w:noProof/>
                        <w:lang w:val="es-ES"/>
                      </w:rPr>
                      <w:t xml:space="preserve">G. Beltrán, Geolocalización Online - La importancia del donde, Barcelona: Editorial UOC,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[34] </w:t>
                    </w:r>
                  </w:p>
                </w:tc>
                <w:tc>
                  <w:tcPr>
                    <w:tcW w:w="0" w:type="auto"/>
                    <w:hideMark/>
                  </w:tcPr>
                  <w:p w:rsidR="001969B7" w:rsidRDefault="001969B7">
                    <w:pPr>
                      <w:pStyle w:val="Bibliografa"/>
                      <w:rPr>
                        <w:noProof/>
                        <w:lang w:val="es-ES"/>
                      </w:rPr>
                    </w:pPr>
                    <w:r>
                      <w:rPr>
                        <w:noProof/>
                        <w:lang w:val="es-ES"/>
                      </w:rPr>
                      <w:t>J. Pérez Porto y M. Merino, «Definicion.DE,» 2012. [En línea]. Available: https://definicion.de/zona-urbana/. [Último acceso: 20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[35] </w:t>
                    </w:r>
                  </w:p>
                </w:tc>
                <w:tc>
                  <w:tcPr>
                    <w:tcW w:w="0" w:type="auto"/>
                    <w:hideMark/>
                  </w:tcPr>
                  <w:p w:rsidR="001969B7" w:rsidRDefault="001969B7">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[36] </w:t>
                    </w:r>
                  </w:p>
                </w:tc>
                <w:tc>
                  <w:tcPr>
                    <w:tcW w:w="0" w:type="auto"/>
                    <w:hideMark/>
                  </w:tcPr>
                  <w:p w:rsidR="001969B7" w:rsidRDefault="001969B7">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[37] </w:t>
                    </w:r>
                  </w:p>
                </w:tc>
                <w:tc>
                  <w:tcPr>
                    <w:tcW w:w="0" w:type="auto"/>
                    <w:hideMark/>
                  </w:tcPr>
                  <w:p w:rsidR="001969B7" w:rsidRDefault="001969B7">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[38] </w:t>
                    </w:r>
                  </w:p>
                </w:tc>
                <w:tc>
                  <w:tcPr>
                    <w:tcW w:w="0" w:type="auto"/>
                    <w:hideMark/>
                  </w:tcPr>
                  <w:p w:rsidR="001969B7" w:rsidRDefault="001969B7">
                    <w:pPr>
                      <w:pStyle w:val="Bibliografa"/>
                      <w:rPr>
                        <w:noProof/>
                        <w:lang w:val="es-ES"/>
                      </w:rPr>
                    </w:pPr>
                    <w:r>
                      <w:rPr>
                        <w:noProof/>
                        <w:lang w:val="es-ES"/>
                      </w:rPr>
                      <w:t xml:space="preserve">E. Pérez Martínez, Desarrollo de Aplicaciones mediante el Framework de Spring, Madrid: Editorial RA-MA, 2015. </w:t>
                    </w:r>
                  </w:p>
                </w:tc>
              </w:tr>
            </w:tbl>
            <w:p w:rsidR="001969B7" w:rsidRDefault="001969B7">
              <w:pPr>
                <w:divId w:val="1548099880"/>
                <w:rPr>
                  <w:rFonts w:eastAsia="Times New Roman"/>
                  <w:noProof/>
                </w:rPr>
              </w:pPr>
            </w:p>
            <w:p w:rsidR="00CC2633" w:rsidRDefault="00CC2633">
              <w:r>
                <w:rPr>
                  <w:b/>
                  <w:bCs/>
                </w:rPr>
                <w:fldChar w:fldCharType="end"/>
              </w:r>
            </w:p>
          </w:sdtContent>
        </w:sdt>
      </w:sdtContent>
    </w:sdt>
    <w:p w:rsidR="00135373" w:rsidRDefault="00135373" w:rsidP="00CC2633"/>
    <w:p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238" w:rsidRDefault="000A2238" w:rsidP="00AD4140">
      <w:pPr>
        <w:spacing w:after="0" w:line="240" w:lineRule="auto"/>
      </w:pPr>
      <w:r>
        <w:separator/>
      </w:r>
    </w:p>
  </w:endnote>
  <w:endnote w:type="continuationSeparator" w:id="0">
    <w:p w:rsidR="000A2238" w:rsidRDefault="000A2238"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238" w:rsidRDefault="000A2238" w:rsidP="00AD4140">
      <w:pPr>
        <w:spacing w:after="0" w:line="240" w:lineRule="auto"/>
      </w:pPr>
      <w:r>
        <w:separator/>
      </w:r>
    </w:p>
  </w:footnote>
  <w:footnote w:type="continuationSeparator" w:id="0">
    <w:p w:rsidR="000A2238" w:rsidRDefault="000A2238"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4"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44AF3905"/>
    <w:multiLevelType w:val="multilevel"/>
    <w:tmpl w:val="0A5CBFFA"/>
    <w:lvl w:ilvl="0">
      <w:start w:val="1"/>
      <w:numFmt w:val="upperRoman"/>
      <w:lvlText w:val="%1."/>
      <w:lvlJc w:val="right"/>
      <w:pPr>
        <w:ind w:left="502" w:hanging="360"/>
      </w:pPr>
    </w:lvl>
    <w:lvl w:ilvl="1">
      <w:start w:val="1"/>
      <w:numFmt w:val="decimal"/>
      <w:lvlText w:val="%2."/>
      <w:lvlJc w:val="left"/>
      <w:pPr>
        <w:ind w:left="928" w:hanging="360"/>
      </w:pPr>
      <w:rPr>
        <w:rFonts w:asciiTheme="minorHAnsi" w:eastAsiaTheme="minorHAnsi" w:hAnsiTheme="minorHAnsi" w:cstheme="minorBidi"/>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4"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58"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3"/>
  </w:num>
  <w:num w:numId="2">
    <w:abstractNumId w:val="10"/>
  </w:num>
  <w:num w:numId="3">
    <w:abstractNumId w:val="16"/>
  </w:num>
  <w:num w:numId="4">
    <w:abstractNumId w:val="74"/>
  </w:num>
  <w:num w:numId="5">
    <w:abstractNumId w:val="80"/>
  </w:num>
  <w:num w:numId="6">
    <w:abstractNumId w:val="71"/>
  </w:num>
  <w:num w:numId="7">
    <w:abstractNumId w:val="6"/>
  </w:num>
  <w:num w:numId="8">
    <w:abstractNumId w:val="62"/>
  </w:num>
  <w:num w:numId="9">
    <w:abstractNumId w:val="79"/>
  </w:num>
  <w:num w:numId="10">
    <w:abstractNumId w:val="43"/>
  </w:num>
  <w:num w:numId="11">
    <w:abstractNumId w:val="20"/>
  </w:num>
  <w:num w:numId="12">
    <w:abstractNumId w:val="42"/>
  </w:num>
  <w:num w:numId="13">
    <w:abstractNumId w:val="4"/>
  </w:num>
  <w:num w:numId="14">
    <w:abstractNumId w:val="66"/>
  </w:num>
  <w:num w:numId="15">
    <w:abstractNumId w:val="3"/>
  </w:num>
  <w:num w:numId="16">
    <w:abstractNumId w:val="8"/>
  </w:num>
  <w:num w:numId="1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num>
  <w:num w:numId="19">
    <w:abstractNumId w:val="57"/>
  </w:num>
  <w:num w:numId="20">
    <w:abstractNumId w:val="11"/>
  </w:num>
  <w:num w:numId="21">
    <w:abstractNumId w:val="10"/>
  </w:num>
  <w:num w:numId="22">
    <w:abstractNumId w:val="60"/>
  </w:num>
  <w:num w:numId="23">
    <w:abstractNumId w:val="17"/>
  </w:num>
  <w:num w:numId="24">
    <w:abstractNumId w:val="50"/>
  </w:num>
  <w:num w:numId="25">
    <w:abstractNumId w:val="46"/>
  </w:num>
  <w:num w:numId="26">
    <w:abstractNumId w:val="31"/>
  </w:num>
  <w:num w:numId="27">
    <w:abstractNumId w:val="2"/>
  </w:num>
  <w:num w:numId="28">
    <w:abstractNumId w:val="83"/>
  </w:num>
  <w:num w:numId="29">
    <w:abstractNumId w:val="18"/>
  </w:num>
  <w:num w:numId="30">
    <w:abstractNumId w:val="44"/>
  </w:num>
  <w:num w:numId="31">
    <w:abstractNumId w:val="37"/>
  </w:num>
  <w:num w:numId="32">
    <w:abstractNumId w:val="52"/>
  </w:num>
  <w:num w:numId="33">
    <w:abstractNumId w:val="45"/>
  </w:num>
  <w:num w:numId="34">
    <w:abstractNumId w:val="47"/>
  </w:num>
  <w:num w:numId="35">
    <w:abstractNumId w:val="41"/>
  </w:num>
  <w:num w:numId="36">
    <w:abstractNumId w:val="40"/>
  </w:num>
  <w:num w:numId="37">
    <w:abstractNumId w:val="69"/>
  </w:num>
  <w:num w:numId="38">
    <w:abstractNumId w:val="21"/>
  </w:num>
  <w:num w:numId="39">
    <w:abstractNumId w:val="87"/>
  </w:num>
  <w:num w:numId="40">
    <w:abstractNumId w:val="1"/>
  </w:num>
  <w:num w:numId="41">
    <w:abstractNumId w:val="86"/>
  </w:num>
  <w:num w:numId="42">
    <w:abstractNumId w:val="15"/>
  </w:num>
  <w:num w:numId="43">
    <w:abstractNumId w:val="59"/>
  </w:num>
  <w:num w:numId="44">
    <w:abstractNumId w:val="14"/>
  </w:num>
  <w:num w:numId="45">
    <w:abstractNumId w:val="75"/>
  </w:num>
  <w:num w:numId="46">
    <w:abstractNumId w:val="82"/>
  </w:num>
  <w:num w:numId="47">
    <w:abstractNumId w:val="7"/>
  </w:num>
  <w:num w:numId="48">
    <w:abstractNumId w:val="23"/>
  </w:num>
  <w:num w:numId="49">
    <w:abstractNumId w:val="67"/>
  </w:num>
  <w:num w:numId="50">
    <w:abstractNumId w:val="33"/>
  </w:num>
  <w:num w:numId="51">
    <w:abstractNumId w:val="54"/>
  </w:num>
  <w:num w:numId="52">
    <w:abstractNumId w:val="38"/>
  </w:num>
  <w:num w:numId="53">
    <w:abstractNumId w:val="32"/>
  </w:num>
  <w:num w:numId="54">
    <w:abstractNumId w:val="19"/>
  </w:num>
  <w:num w:numId="55">
    <w:abstractNumId w:val="70"/>
  </w:num>
  <w:num w:numId="56">
    <w:abstractNumId w:val="49"/>
  </w:num>
  <w:num w:numId="57">
    <w:abstractNumId w:val="39"/>
  </w:num>
  <w:num w:numId="58">
    <w:abstractNumId w:val="9"/>
  </w:num>
  <w:num w:numId="59">
    <w:abstractNumId w:val="85"/>
  </w:num>
  <w:num w:numId="60">
    <w:abstractNumId w:val="65"/>
  </w:num>
  <w:num w:numId="61">
    <w:abstractNumId w:val="63"/>
  </w:num>
  <w:num w:numId="62">
    <w:abstractNumId w:val="78"/>
  </w:num>
  <w:num w:numId="63">
    <w:abstractNumId w:val="36"/>
  </w:num>
  <w:num w:numId="64">
    <w:abstractNumId w:val="22"/>
  </w:num>
  <w:num w:numId="65">
    <w:abstractNumId w:val="5"/>
  </w:num>
  <w:num w:numId="66">
    <w:abstractNumId w:val="51"/>
  </w:num>
  <w:num w:numId="67">
    <w:abstractNumId w:val="28"/>
  </w:num>
  <w:num w:numId="68">
    <w:abstractNumId w:val="0"/>
  </w:num>
  <w:num w:numId="69">
    <w:abstractNumId w:val="34"/>
  </w:num>
  <w:num w:numId="70">
    <w:abstractNumId w:val="76"/>
  </w:num>
  <w:num w:numId="71">
    <w:abstractNumId w:val="56"/>
  </w:num>
  <w:num w:numId="72">
    <w:abstractNumId w:val="81"/>
  </w:num>
  <w:num w:numId="73">
    <w:abstractNumId w:val="55"/>
  </w:num>
  <w:num w:numId="74">
    <w:abstractNumId w:val="30"/>
  </w:num>
  <w:num w:numId="75">
    <w:abstractNumId w:val="64"/>
  </w:num>
  <w:num w:numId="76">
    <w:abstractNumId w:val="25"/>
  </w:num>
  <w:num w:numId="77">
    <w:abstractNumId w:val="77"/>
  </w:num>
  <w:num w:numId="78">
    <w:abstractNumId w:val="26"/>
  </w:num>
  <w:num w:numId="79">
    <w:abstractNumId w:val="48"/>
  </w:num>
  <w:num w:numId="80">
    <w:abstractNumId w:val="29"/>
  </w:num>
  <w:num w:numId="81">
    <w:abstractNumId w:val="72"/>
  </w:num>
  <w:num w:numId="82">
    <w:abstractNumId w:val="35"/>
  </w:num>
  <w:num w:numId="83">
    <w:abstractNumId w:val="61"/>
  </w:num>
  <w:num w:numId="84">
    <w:abstractNumId w:val="24"/>
  </w:num>
  <w:num w:numId="85">
    <w:abstractNumId w:val="68"/>
  </w:num>
  <w:num w:numId="86">
    <w:abstractNumId w:val="12"/>
  </w:num>
  <w:num w:numId="87">
    <w:abstractNumId w:val="84"/>
  </w:num>
  <w:num w:numId="88">
    <w:abstractNumId w:val="13"/>
  </w:num>
  <w:num w:numId="89">
    <w:abstractNumId w:val="27"/>
  </w:num>
  <w:num w:numId="90">
    <w:abstractNumId w:val="88"/>
  </w:num>
  <w:num w:numId="91">
    <w:abstractNumId w:val="73"/>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S  GONZALEZ">
    <w15:presenceInfo w15:providerId="None" w15:userId="DAVIDS  GONZALEZ"/>
  </w15:person>
  <w15:person w15:author="Microsoft">
    <w15:presenceInfo w15:providerId="None" w15:userId="Microsoft"/>
  </w15:person>
  <w15:person w15:author="Ivan A Sanchez Vera">
    <w15:presenceInfo w15:providerId="Windows Live" w15:userId="61e654c85a6a5a19"/>
  </w15:person>
  <w15:person w15:author="Davids Adrian Gonzalez Tigrero">
    <w15:presenceInfo w15:providerId="None" w15:userId="Davids Adrian Gonzalez Tigr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7BED"/>
    <w:rsid w:val="000212F5"/>
    <w:rsid w:val="00034F16"/>
    <w:rsid w:val="00060BAA"/>
    <w:rsid w:val="00071D38"/>
    <w:rsid w:val="0007278A"/>
    <w:rsid w:val="00087001"/>
    <w:rsid w:val="000A1A44"/>
    <w:rsid w:val="000A2238"/>
    <w:rsid w:val="000B1DB2"/>
    <w:rsid w:val="000D513A"/>
    <w:rsid w:val="000F20D3"/>
    <w:rsid w:val="00135373"/>
    <w:rsid w:val="00172D4C"/>
    <w:rsid w:val="00187CB4"/>
    <w:rsid w:val="00196409"/>
    <w:rsid w:val="001969B7"/>
    <w:rsid w:val="001A037C"/>
    <w:rsid w:val="001A4DC9"/>
    <w:rsid w:val="001B2912"/>
    <w:rsid w:val="001C6F72"/>
    <w:rsid w:val="001C782E"/>
    <w:rsid w:val="001E5BD0"/>
    <w:rsid w:val="001F1C85"/>
    <w:rsid w:val="002072D2"/>
    <w:rsid w:val="00222380"/>
    <w:rsid w:val="00245548"/>
    <w:rsid w:val="002457A4"/>
    <w:rsid w:val="002732F2"/>
    <w:rsid w:val="00275C71"/>
    <w:rsid w:val="00276FEE"/>
    <w:rsid w:val="00283EB8"/>
    <w:rsid w:val="002C49DA"/>
    <w:rsid w:val="002C7369"/>
    <w:rsid w:val="002D08D8"/>
    <w:rsid w:val="0030090F"/>
    <w:rsid w:val="003111DF"/>
    <w:rsid w:val="003200C1"/>
    <w:rsid w:val="0033002B"/>
    <w:rsid w:val="00371171"/>
    <w:rsid w:val="00376B15"/>
    <w:rsid w:val="00394BBF"/>
    <w:rsid w:val="003B734B"/>
    <w:rsid w:val="003C4737"/>
    <w:rsid w:val="003D4936"/>
    <w:rsid w:val="003D4F13"/>
    <w:rsid w:val="003D6A18"/>
    <w:rsid w:val="003F294B"/>
    <w:rsid w:val="003F2A6F"/>
    <w:rsid w:val="003F2D96"/>
    <w:rsid w:val="0040066A"/>
    <w:rsid w:val="00413516"/>
    <w:rsid w:val="00444133"/>
    <w:rsid w:val="0046053C"/>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77BD"/>
    <w:rsid w:val="004F1EA0"/>
    <w:rsid w:val="0051275D"/>
    <w:rsid w:val="00514C88"/>
    <w:rsid w:val="0052164D"/>
    <w:rsid w:val="005237C6"/>
    <w:rsid w:val="0053169B"/>
    <w:rsid w:val="00552C37"/>
    <w:rsid w:val="00554F9C"/>
    <w:rsid w:val="00570FAE"/>
    <w:rsid w:val="005832DC"/>
    <w:rsid w:val="00585F11"/>
    <w:rsid w:val="005A6102"/>
    <w:rsid w:val="005D067D"/>
    <w:rsid w:val="00600729"/>
    <w:rsid w:val="006311CE"/>
    <w:rsid w:val="00651422"/>
    <w:rsid w:val="0068072D"/>
    <w:rsid w:val="00681F7E"/>
    <w:rsid w:val="00691D9C"/>
    <w:rsid w:val="00692E6E"/>
    <w:rsid w:val="006A0E24"/>
    <w:rsid w:val="006D0729"/>
    <w:rsid w:val="006E37BF"/>
    <w:rsid w:val="006F62B2"/>
    <w:rsid w:val="00712D71"/>
    <w:rsid w:val="007317A2"/>
    <w:rsid w:val="007465B5"/>
    <w:rsid w:val="00754047"/>
    <w:rsid w:val="007726FF"/>
    <w:rsid w:val="007745E6"/>
    <w:rsid w:val="00787783"/>
    <w:rsid w:val="00791938"/>
    <w:rsid w:val="00794146"/>
    <w:rsid w:val="007A5878"/>
    <w:rsid w:val="007B078E"/>
    <w:rsid w:val="007B4657"/>
    <w:rsid w:val="007B52C0"/>
    <w:rsid w:val="007C1966"/>
    <w:rsid w:val="007E7228"/>
    <w:rsid w:val="007F538F"/>
    <w:rsid w:val="0083183D"/>
    <w:rsid w:val="00840F2F"/>
    <w:rsid w:val="00855CB1"/>
    <w:rsid w:val="0088610D"/>
    <w:rsid w:val="008A0B57"/>
    <w:rsid w:val="008B29CF"/>
    <w:rsid w:val="008B584C"/>
    <w:rsid w:val="008B7FDB"/>
    <w:rsid w:val="008C367F"/>
    <w:rsid w:val="008E1783"/>
    <w:rsid w:val="0091070A"/>
    <w:rsid w:val="00921E30"/>
    <w:rsid w:val="00934CE4"/>
    <w:rsid w:val="00950839"/>
    <w:rsid w:val="00951E0C"/>
    <w:rsid w:val="00963F57"/>
    <w:rsid w:val="009771D3"/>
    <w:rsid w:val="009952E5"/>
    <w:rsid w:val="009A20C9"/>
    <w:rsid w:val="009C2761"/>
    <w:rsid w:val="009C66DF"/>
    <w:rsid w:val="009E02BD"/>
    <w:rsid w:val="009F0780"/>
    <w:rsid w:val="00A22AC5"/>
    <w:rsid w:val="00A252DC"/>
    <w:rsid w:val="00A43230"/>
    <w:rsid w:val="00A64154"/>
    <w:rsid w:val="00A64FF9"/>
    <w:rsid w:val="00AA08C7"/>
    <w:rsid w:val="00AB448B"/>
    <w:rsid w:val="00AC448F"/>
    <w:rsid w:val="00AC7FB9"/>
    <w:rsid w:val="00AD4140"/>
    <w:rsid w:val="00AE39E0"/>
    <w:rsid w:val="00AE4520"/>
    <w:rsid w:val="00B11D30"/>
    <w:rsid w:val="00B2565E"/>
    <w:rsid w:val="00B43DF9"/>
    <w:rsid w:val="00B449EB"/>
    <w:rsid w:val="00B45F95"/>
    <w:rsid w:val="00B46814"/>
    <w:rsid w:val="00B52491"/>
    <w:rsid w:val="00B55029"/>
    <w:rsid w:val="00B62AF9"/>
    <w:rsid w:val="00B67E11"/>
    <w:rsid w:val="00B712F0"/>
    <w:rsid w:val="00B721F7"/>
    <w:rsid w:val="00B835BD"/>
    <w:rsid w:val="00B9028F"/>
    <w:rsid w:val="00B9241C"/>
    <w:rsid w:val="00B92A21"/>
    <w:rsid w:val="00BA16AD"/>
    <w:rsid w:val="00BF5BB2"/>
    <w:rsid w:val="00C0584F"/>
    <w:rsid w:val="00C06110"/>
    <w:rsid w:val="00C12D66"/>
    <w:rsid w:val="00C2050B"/>
    <w:rsid w:val="00C25F29"/>
    <w:rsid w:val="00C31D8C"/>
    <w:rsid w:val="00C43D54"/>
    <w:rsid w:val="00C53A6E"/>
    <w:rsid w:val="00C668B5"/>
    <w:rsid w:val="00C74449"/>
    <w:rsid w:val="00C941E3"/>
    <w:rsid w:val="00CA120E"/>
    <w:rsid w:val="00CA5A96"/>
    <w:rsid w:val="00CA6760"/>
    <w:rsid w:val="00CB5E3C"/>
    <w:rsid w:val="00CC2633"/>
    <w:rsid w:val="00CC6E30"/>
    <w:rsid w:val="00CD7C4C"/>
    <w:rsid w:val="00CE4CEC"/>
    <w:rsid w:val="00CE579C"/>
    <w:rsid w:val="00CE66A2"/>
    <w:rsid w:val="00D11BED"/>
    <w:rsid w:val="00D130B4"/>
    <w:rsid w:val="00D21160"/>
    <w:rsid w:val="00D30A1C"/>
    <w:rsid w:val="00D41693"/>
    <w:rsid w:val="00D435A8"/>
    <w:rsid w:val="00D475A4"/>
    <w:rsid w:val="00D63ABD"/>
    <w:rsid w:val="00D66238"/>
    <w:rsid w:val="00D70274"/>
    <w:rsid w:val="00D70829"/>
    <w:rsid w:val="00D7612C"/>
    <w:rsid w:val="00D76D29"/>
    <w:rsid w:val="00D87B44"/>
    <w:rsid w:val="00D92DEC"/>
    <w:rsid w:val="00D953C7"/>
    <w:rsid w:val="00D95CC7"/>
    <w:rsid w:val="00D97EF8"/>
    <w:rsid w:val="00DB17F4"/>
    <w:rsid w:val="00DC2F33"/>
    <w:rsid w:val="00E0100D"/>
    <w:rsid w:val="00E43F3A"/>
    <w:rsid w:val="00E51EFE"/>
    <w:rsid w:val="00E635A7"/>
    <w:rsid w:val="00E65167"/>
    <w:rsid w:val="00E74EA4"/>
    <w:rsid w:val="00E91AFD"/>
    <w:rsid w:val="00EA0547"/>
    <w:rsid w:val="00EA2752"/>
    <w:rsid w:val="00EC29B1"/>
    <w:rsid w:val="00ED18A3"/>
    <w:rsid w:val="00EE21A0"/>
    <w:rsid w:val="00EE7917"/>
    <w:rsid w:val="00EF0D3A"/>
    <w:rsid w:val="00F23C87"/>
    <w:rsid w:val="00F321D0"/>
    <w:rsid w:val="00F424C1"/>
    <w:rsid w:val="00F5699A"/>
    <w:rsid w:val="00F60B89"/>
    <w:rsid w:val="00F60F43"/>
    <w:rsid w:val="00F613DE"/>
    <w:rsid w:val="00F86576"/>
    <w:rsid w:val="00F87E74"/>
    <w:rsid w:val="00F95B52"/>
    <w:rsid w:val="00FD07B4"/>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A095D"/>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 w:val="24"/>
      <w:szCs w:val="24"/>
      <w:lang w:val="es-ES"/>
    </w:rPr>
  </w:style>
  <w:style w:type="paragraph" w:customStyle="1" w:styleId="Estilo1">
    <w:name w:val="Estilo1"/>
    <w:basedOn w:val="Ttulo2"/>
    <w:link w:val="Estilo1Car"/>
    <w:autoRedefine/>
    <w:qFormat/>
    <w:rsid w:val="00B62AF9"/>
    <w:pPr>
      <w:keepLines w:val="0"/>
      <w:numPr>
        <w:ilvl w:val="3"/>
      </w:numPr>
      <w:spacing w:before="0" w:line="360" w:lineRule="auto"/>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spacing w:line="360" w:lineRule="auto"/>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UPSE\Ultimate%20-%20WorkSpace\WebServicesRutas\Tesis-version-1.0.docx"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UPSE\Ultimate%20-%20WorkSpace\WebServicesRutas\Tesis-version-1.0.docx"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PSE\Ultimate%20-%20WorkSpace\WebServicesRutas\Tesis-version-1.0.docx" TargetMode="External"/><Relationship Id="rId24" Type="http://schemas.openxmlformats.org/officeDocument/2006/relationships/diagramQuickStyle" Target="diagrams/quickStyle2.xml"/><Relationship Id="rId32" Type="http://schemas.openxmlformats.org/officeDocument/2006/relationships/image" Target="media/image7.png"/><Relationship Id="rId37" Type="http://schemas.openxmlformats.org/officeDocument/2006/relationships/image" Target="media/image12.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1.png"/><Relationship Id="rId10" Type="http://schemas.openxmlformats.org/officeDocument/2006/relationships/hyperlink" Target="file:///D:\UPSE\Ultimate%20-%20WorkSpace\WebServicesRutas\Tesis-version-1.0.docx" TargetMode="External"/><Relationship Id="rId19" Type="http://schemas.openxmlformats.org/officeDocument/2006/relationships/diagramColors" Target="diagrams/colors1.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D:\UPSE\Ultimate%20-%20WorkSpace\WebServicesRutas\Tesis-version-1.0.docx" TargetMode="External"/><Relationship Id="rId14" Type="http://schemas.openxmlformats.org/officeDocument/2006/relationships/hyperlink" Target="file:///D:\UPSE\Ultimate%20-%20WorkSpace\WebServicesRutas\Tesis-version-1.0.docx" TargetMode="Externa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22</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23</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24</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25</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26</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Dél16</b:Tag>
    <b:SourceType>Book</b:SourceType>
    <b:Guid>{3FA02F6C-36C1-425A-95A3-C2C8D5F9D260}</b:Guid>
    <b:Title>Java y Eclipse - Desarrolle una aplicación en Java y Eclipse</b:Title>
    <b:Year>2016</b:Year>
    <b:City>Barcelona</b:City>
    <b:Publisher>Ediciones ENI</b:Publisher>
    <b:Author>
      <b:Author>
        <b:NameList>
          <b:Person>
            <b:Last>Délëchamp</b:Last>
            <b:First>Frédéric</b:First>
          </b:Person>
          <b:Person>
            <b:Last>Laugié</b:Last>
            <b:First>Henri</b:First>
          </b:Person>
        </b:NameList>
      </b:Author>
    </b:Author>
    <b:RefOrder>30</b:RefOrder>
  </b:Source>
  <b:Source>
    <b:Tag>Smi15</b:Tag>
    <b:SourceType>Book</b:SourceType>
    <b:Guid>{D5AA4E3D-E27A-4A79-8F5B-CE7859AC50C5}</b:Guid>
    <b:Title>Beginning JSON</b:Title>
    <b:Year>2015</b:Year>
    <b:Author>
      <b:Author>
        <b:NameList>
          <b:Person>
            <b:Last>Smith</b:Last>
            <b:First>Ben</b:First>
          </b:Person>
        </b:NameList>
      </b:Author>
    </b:Author>
    <b:RefOrder>31</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32</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33</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34</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35</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36</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37</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38</b:RefOrder>
  </b:Source>
</b:Sources>
</file>

<file path=customXml/itemProps1.xml><?xml version="1.0" encoding="utf-8"?>
<ds:datastoreItem xmlns:ds="http://schemas.openxmlformats.org/officeDocument/2006/customXml" ds:itemID="{0C10739A-FDF6-460C-B8B8-C4EC9569F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4066</TotalTime>
  <Pages>46</Pages>
  <Words>9927</Words>
  <Characters>54600</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89</cp:revision>
  <dcterms:created xsi:type="dcterms:W3CDTF">2019-04-05T22:38:00Z</dcterms:created>
  <dcterms:modified xsi:type="dcterms:W3CDTF">2019-07-16T05:49:00Z</dcterms:modified>
</cp:coreProperties>
</file>